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DCEEC">
      <w:pPr>
        <w:jc w:val="center"/>
        <w:rPr>
          <w:rFonts w:hint="default" w:ascii="Times New Roman Bold" w:hAnsi="Times New Roman Bold" w:cs="Times New Roman Bold"/>
          <w:b/>
          <w:bCs/>
          <w:sz w:val="36"/>
          <w:szCs w:val="36"/>
        </w:rPr>
      </w:pPr>
      <w:bookmarkStart w:id="0" w:name="_GoBack"/>
      <w:bookmarkEnd w:id="0"/>
      <w:r>
        <w:rPr>
          <w:rFonts w:hint="default" w:ascii="Times New Roman Bold" w:hAnsi="Times New Roman Bold" w:cs="Times New Roman Bold"/>
          <w:b/>
          <w:bCs/>
          <w:sz w:val="36"/>
          <w:szCs w:val="36"/>
        </w:rPr>
        <w:t xml:space="preserve">Focusing on Digital Governance: </w:t>
      </w:r>
      <w:ins w:id="0" w:author="Yuan" w:date="2026-05-22T15:31:38Z">
        <w:r>
          <w:rPr>
            <w:rFonts w:hint="default" w:ascii="Times New Roman Bold" w:hAnsi="Times New Roman Bold" w:cs="Times New Roman Bold"/>
            <w:b/>
            <w:bCs/>
            <w:sz w:val="36"/>
            <w:szCs w:val="36"/>
          </w:rPr>
          <w:t>Guangzhou Award Featured at UN-Habitat’s WUF13</w:t>
        </w:r>
      </w:ins>
      <w:del w:id="1" w:author="Yuan" w:date="2026-05-22T15:31:38Z">
        <w:r>
          <w:rPr>
            <w:rFonts w:hint="default" w:ascii="Times New Roman Bold" w:hAnsi="Times New Roman Bold" w:cs="Times New Roman Bold"/>
            <w:b/>
            <w:bCs/>
            <w:sz w:val="36"/>
            <w:szCs w:val="36"/>
          </w:rPr>
          <w:delText>The Guangzhou Award Makes Its Debut at UN-WUF13</w:delText>
        </w:r>
      </w:del>
    </w:p>
    <w:p w14:paraId="6E00A982">
      <w:pPr>
        <w:rPr>
          <w:rFonts w:hint="default" w:ascii="Times New Roman Regular" w:hAnsi="Times New Roman Regular" w:cs="Times New Roman Regular"/>
          <w:sz w:val="36"/>
          <w:szCs w:val="36"/>
        </w:rPr>
      </w:pPr>
    </w:p>
    <w:p w14:paraId="4C7347D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On 21 May, the Guangzhou Institute for Urban Innovation (GIUI) hosted the side event “Citiverse in Action: Digital Innovation for Accelerating SDG Localization” in Baku, Azerbaijan as part of the 13th session of the World Urban Forum (WUF13) convened by UN-Habitat. The event served as an important platform for promoting international exchange and cooperation on urban innovation under the Guangzhou Award framework.</w:t>
      </w:r>
    </w:p>
    <w:p w14:paraId="7292A09E">
      <w:pPr>
        <w:rPr>
          <w:rFonts w:hint="default" w:ascii="Times New Roman Regular" w:hAnsi="Times New Roman Regular" w:cs="Times New Roman Regular"/>
          <w:sz w:val="36"/>
          <w:szCs w:val="36"/>
          <w:lang w:val="en-US" w:eastAsia="zh-CN"/>
        </w:rPr>
      </w:pPr>
    </w:p>
    <w:p w14:paraId="0DCC530C">
      <w:pPr>
        <w:rPr>
          <w:rFonts w:hint="default" w:ascii="Times New Roman Regular" w:hAnsi="Times New Roman Regular" w:cs="Times New Roman Regular"/>
          <w:sz w:val="36"/>
          <w:szCs w:val="36"/>
          <w:lang w:val="en-US" w:eastAsia="zh-CN"/>
        </w:rPr>
      </w:pPr>
      <w:r>
        <w:rPr>
          <w:rFonts w:hint="default" w:ascii="Times New Roman Regular" w:hAnsi="Times New Roman Regular" w:cs="Times New Roman Regular"/>
          <w:sz w:val="36"/>
          <w:szCs w:val="36"/>
          <w:lang w:val="en-US" w:eastAsia="zh-CN"/>
        </w:rPr>
        <w:t>Hosted by UN-Habitat and co-organized with the Government of the Republic of Azerbaijan, WUF13 is themed “Housing the World: Safe and Resilient Cities and Communities.” The Forum attracted more than 21,000 participants from 162 countries on its opening day, making it the largest session in the history of the World Urban Forum.</w:t>
      </w:r>
    </w:p>
    <w:p w14:paraId="3037AA6E">
      <w:pPr>
        <w:rPr>
          <w:rFonts w:hint="default" w:ascii="Times New Roman Regular" w:hAnsi="Times New Roman Regular" w:cs="Times New Roman Regular"/>
          <w:sz w:val="36"/>
          <w:szCs w:val="36"/>
          <w:lang w:val="en-US" w:eastAsia="zh-CN"/>
        </w:rPr>
      </w:pPr>
    </w:p>
    <w:p w14:paraId="69DFB21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The side event brought together city representatives, experts, scholars and international organizations from Africa, Europe and Asia to exchange views on how digital technologies can drive innovation in urban governance. The session was moderated by Nicholas You, Executive Director of GIUI.</w:t>
      </w:r>
    </w:p>
    <w:p w14:paraId="1478F17E">
      <w:pPr>
        <w:rPr>
          <w:rFonts w:hint="default" w:ascii="Times New Roman Regular" w:hAnsi="Times New Roman Regular" w:cs="Times New Roman Regular"/>
          <w:sz w:val="36"/>
          <w:szCs w:val="36"/>
        </w:rPr>
      </w:pPr>
    </w:p>
    <w:p w14:paraId="7E3543E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Speakers included Zhiwei Hu, Director of the Budget Review and Supervision Division of the Standing Committee of the Guangzhou Municipal People’s Congress; Ntandoyenkosi Khuzwayo, Councillor of eThekwini Municipality (Durban, South Africa); Teppo Rantanen, Executive Director of the City of Tampere, Finland; Dmitry Ontoev, Advisor to the Head of the Department of Information Technologies of the Government of Moscow, Russian Federation; Faith Kalunda Kyunga, Chief Officer of Tharaka Nithi County Government, Kenya; and Yang Shuai, General Manager of SUTPC Digital Technology Central Asia Limited, China, who joined discussions on digital innovation and urban governance.</w:t>
      </w:r>
    </w:p>
    <w:p w14:paraId="63730F45">
      <w:pPr>
        <w:rPr>
          <w:rFonts w:hint="default" w:ascii="Times New Roman Regular" w:hAnsi="Times New Roman Regular" w:cs="Times New Roman Regular"/>
          <w:sz w:val="36"/>
          <w:szCs w:val="36"/>
        </w:rPr>
      </w:pPr>
    </w:p>
    <w:p w14:paraId="7AE13D4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During the session, Nicholas You introduced GIUI’s research on the concept of the “Citiverse.” He noted that the Citiverse promotes a people-centered approach to urban innovation by leveraging technologies such as artificial intelligence, blockchain and digital twins to foster more inclusive, equitable and sustainable cities. He emphasized that the concept aims to break down “information silos” in urban governance and strengthen coordination across sectors including transport, energy, housing and public services, thereby improving both the effectiveness and inclusiveness of urban governance.</w:t>
      </w:r>
    </w:p>
    <w:p w14:paraId="32574BBA">
      <w:pPr>
        <w:rPr>
          <w:rFonts w:hint="default" w:ascii="Times New Roman Regular" w:hAnsi="Times New Roman Regular" w:cs="Times New Roman Regular"/>
          <w:sz w:val="36"/>
          <w:szCs w:val="36"/>
        </w:rPr>
      </w:pPr>
    </w:p>
    <w:p w14:paraId="33668EE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Drawing on experiences from past Guangzhou Award-winning cities, speakers also explored the application of digital twins, artificial intelligence and geographic information systems in areas such as housing, urban resilience, public services and social inclusion. A representative from Durban shared the “eThekwini CivicVerse” case, highlighting how data platforms are being used to strengthen climate resilience and community participation.</w:t>
      </w:r>
    </w:p>
    <w:p w14:paraId="7997F7A5">
      <w:pPr>
        <w:rPr>
          <w:rFonts w:hint="default" w:ascii="Times New Roman Regular" w:hAnsi="Times New Roman Regular" w:cs="Times New Roman Regular"/>
          <w:sz w:val="36"/>
          <w:szCs w:val="36"/>
        </w:rPr>
      </w:pPr>
    </w:p>
    <w:p w14:paraId="24AA04D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Representatives from Moscow, Tampere, Tharaka Nithi County and Chinese institutions also exchanged perspectives on smart city development, digital public services and urban governance innovation. Participants widely agreed that digital technologies are becoming increasingly important tools for advancing sustainable urban development, and stressed that their application must remain inclusive, equitable and people-centered to ensure that the benefits of technological progress are shared more broadly.</w:t>
      </w:r>
    </w:p>
    <w:p w14:paraId="427E069E">
      <w:pPr>
        <w:rPr>
          <w:rFonts w:hint="default" w:ascii="Times New Roman Regular" w:hAnsi="Times New Roman Regular" w:cs="Times New Roman Regular"/>
          <w:sz w:val="36"/>
          <w:szCs w:val="36"/>
        </w:rPr>
      </w:pPr>
    </w:p>
    <w:p w14:paraId="6D70F8B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Established by the United Nations in 2001, the World Urban Forum is the UN’s premier international conference on urbanization and sustainable urban development. WUF13 took place in Baku, Azerbaijan, from 17 to 22 May 2026, focusing on housing, urban resilience, social inclusion and sustainable development under the theme “Housing the World: Safe and Resilient Cities and Communities.”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uan">
    <w15:presenceInfo w15:providerId="WPS Office" w15:userId="70485858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DDC5A36"/>
    <w:rsid w:val="4B396481"/>
    <w:rsid w:val="67EFFB95"/>
    <w:rsid w:val="763EE3C4"/>
    <w:rsid w:val="7FEE8577"/>
    <w:rsid w:val="9DDC5A36"/>
    <w:rsid w:val="9F37BF90"/>
    <w:rsid w:val="EFB675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603</Words>
  <Characters>3682</Characters>
  <Lines>0</Lines>
  <Paragraphs>0</Paragraphs>
  <TotalTime>9</TotalTime>
  <ScaleCrop>false</ScaleCrop>
  <LinksUpToDate>false</LinksUpToDate>
  <CharactersWithSpaces>4278</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2026-05-23T02:25:00Z</dcterms:created>
  <dc:creator>柯月怡</dc:creator>
  <cp:lastModifiedBy>柯月怡</cp:lastModifiedBy>
  <dcterms:modified xsi:type="dcterms:W3CDTF">2026-05-22T16:03:13Z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AC66CF0F619DD35DC10D106AE3818FA4_43</vt:lpwstr>
  </property>
  <property fmtid="{D5CDD505-2E9C-101B-9397-08002B2CF9AE}" pid="4" name="KSOTemplateDocerSaveRecord">
    <vt:lpwstr>eyJoZGlkIjoiNjY1YTU0NjFjYjFmNDI2YjhmMjE0NTA0ZWZhOGQ1MDIiLCJ1c2VySWQiOiIxMjIzOTgyMzQ0In0=</vt:lpwstr>
  </property>
</Properties>
</file>