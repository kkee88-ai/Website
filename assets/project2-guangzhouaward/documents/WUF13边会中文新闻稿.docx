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DE5757">
      <w:pPr>
        <w:jc w:val="both"/>
        <w:rPr>
          <w:del w:id="1" w:author="柯月怡" w:date="2026-05-22T17:13:52Z"/>
          <w:rFonts w:hint="eastAsia" w:asciiTheme="majorEastAsia" w:hAnsiTheme="majorEastAsia" w:eastAsiaTheme="majorEastAsia" w:cstheme="majorEastAsia"/>
          <w:b/>
          <w:bCs/>
          <w:i w:val="0"/>
          <w:iCs w:val="0"/>
          <w:caps w:val="0"/>
          <w:color w:val="000000"/>
          <w:spacing w:val="0"/>
          <w:sz w:val="32"/>
          <w:szCs w:val="32"/>
        </w:rPr>
        <w:pPrChange w:id="0" w:author="柯月怡" w:date="2026-05-22T17:14:00Z">
          <w:pPr>
            <w:jc w:val="center"/>
          </w:pPr>
        </w:pPrChange>
      </w:pPr>
      <w:ins w:id="2" w:author="柯月怡" w:date="2026-05-22T17:13:52Z">
        <w:r>
          <w:rPr>
            <w:rFonts w:hint="eastAsia" w:asciiTheme="majorEastAsia" w:hAnsiTheme="majorEastAsia" w:eastAsiaTheme="majorEastAsia" w:cstheme="majorEastAsia"/>
            <w:b/>
            <w:bCs/>
            <w:i w:val="0"/>
            <w:iCs w:val="0"/>
            <w:caps w:val="0"/>
            <w:color w:val="000000"/>
            <w:spacing w:val="0"/>
            <w:sz w:val="32"/>
            <w:szCs w:val="32"/>
          </w:rPr>
          <w:t>共话数字未来城市 广州奖亮相联合国WUF13</w:t>
        </w:r>
      </w:ins>
      <w:del w:id="3" w:author="柯月怡" w:date="2026-05-22T17:13:52Z">
        <w:r>
          <w:rPr>
            <w:rFonts w:hint="eastAsia" w:asciiTheme="majorEastAsia" w:hAnsiTheme="majorEastAsia" w:eastAsiaTheme="majorEastAsia" w:cstheme="majorEastAsia"/>
            <w:b/>
            <w:bCs/>
            <w:i w:val="0"/>
            <w:iCs w:val="0"/>
            <w:caps w:val="0"/>
            <w:color w:val="000000"/>
            <w:spacing w:val="0"/>
            <w:sz w:val="32"/>
            <w:szCs w:val="32"/>
          </w:rPr>
          <w:delText>广</w:delText>
        </w:r>
      </w:del>
      <w:ins w:id="4" w:author="Yuan" w:date="2026-05-22T14:07:16Z">
        <w:del w:id="5" w:author="柯月怡" w:date="2026-05-22T17:13:52Z">
          <w:r>
            <w:rPr>
              <w:rFonts w:hint="eastAsia" w:asciiTheme="majorEastAsia" w:hAnsiTheme="majorEastAsia" w:eastAsiaTheme="majorEastAsia" w:cstheme="majorEastAsia"/>
              <w:b/>
              <w:bCs/>
              <w:i w:val="0"/>
              <w:iCs w:val="0"/>
              <w:caps w:val="0"/>
              <w:color w:val="000000"/>
              <w:spacing w:val="0"/>
              <w:sz w:val="32"/>
              <w:szCs w:val="32"/>
            </w:rPr>
            <w:delText>聚焦数字治理 广州奖亮相联合国WUF13</w:delText>
          </w:r>
        </w:del>
      </w:ins>
      <w:del w:id="6" w:author="柯月怡" w:date="2026-05-22T17:13:52Z">
        <w:r>
          <w:rPr>
            <w:rFonts w:hint="eastAsia" w:asciiTheme="majorEastAsia" w:hAnsiTheme="majorEastAsia" w:eastAsiaTheme="majorEastAsia" w:cstheme="majorEastAsia"/>
            <w:b/>
            <w:bCs/>
            <w:i w:val="0"/>
            <w:iCs w:val="0"/>
            <w:caps w:val="0"/>
            <w:color w:val="000000"/>
            <w:spacing w:val="0"/>
            <w:sz w:val="32"/>
            <w:szCs w:val="32"/>
          </w:rPr>
          <w:delText>州奖在世界城市论坛举办“城市元宇宙”边会</w:delText>
        </w:r>
      </w:del>
    </w:p>
    <w:p w14:paraId="06374F0A">
      <w:pPr>
        <w:jc w:val="center"/>
        <w:rPr>
          <w:del w:id="7" w:author="柯月怡" w:date="2026-05-22T17:13:52Z"/>
          <w:rFonts w:hint="eastAsia" w:asciiTheme="majorEastAsia" w:hAnsiTheme="majorEastAsia" w:eastAsiaTheme="majorEastAsia" w:cstheme="majorEastAsia"/>
          <w:b/>
          <w:bCs/>
          <w:i w:val="0"/>
          <w:iCs w:val="0"/>
          <w:caps w:val="0"/>
          <w:color w:val="000000"/>
          <w:spacing w:val="0"/>
          <w:sz w:val="32"/>
          <w:szCs w:val="32"/>
        </w:rPr>
      </w:pPr>
      <w:del w:id="8" w:author="柯月怡" w:date="2026-05-22T17:13:52Z">
        <w:r>
          <w:rPr>
            <w:rFonts w:hint="eastAsia" w:asciiTheme="majorEastAsia" w:hAnsiTheme="majorEastAsia" w:eastAsiaTheme="majorEastAsia" w:cstheme="majorEastAsia"/>
            <w:b/>
            <w:bCs/>
            <w:i w:val="0"/>
            <w:iCs w:val="0"/>
            <w:caps w:val="0"/>
            <w:color w:val="000000"/>
            <w:spacing w:val="0"/>
            <w:sz w:val="32"/>
            <w:szCs w:val="32"/>
            <w:lang w:val="en-US" w:eastAsia="zh-CN"/>
          </w:rPr>
          <w:delText xml:space="preserve"> </w:delText>
        </w:r>
      </w:del>
      <w:del w:id="9" w:author="柯月怡" w:date="2026-05-22T17:13:52Z">
        <w:r>
          <w:rPr>
            <w:rFonts w:hint="eastAsia" w:asciiTheme="majorEastAsia" w:hAnsiTheme="majorEastAsia" w:eastAsiaTheme="majorEastAsia" w:cstheme="majorEastAsia"/>
            <w:b/>
            <w:bCs/>
            <w:i w:val="0"/>
            <w:iCs w:val="0"/>
            <w:caps w:val="0"/>
            <w:color w:val="000000"/>
            <w:spacing w:val="0"/>
            <w:sz w:val="32"/>
            <w:szCs w:val="32"/>
          </w:rPr>
          <w:delText>聚焦数字城市治理</w:delText>
        </w:r>
      </w:del>
    </w:p>
    <w:p w14:paraId="67341A28">
      <w:pPr>
        <w:rPr>
          <w:ins w:id="10" w:author="柯月怡" w:date="2026-05-22T17:13:54Z"/>
          <w:rFonts w:hint="eastAsia" w:asciiTheme="majorEastAsia" w:hAnsiTheme="majorEastAsia" w:eastAsiaTheme="majorEastAsia" w:cstheme="majorEastAsia"/>
          <w:i w:val="0"/>
          <w:iCs w:val="0"/>
          <w:caps w:val="0"/>
          <w:color w:val="000000"/>
          <w:spacing w:val="0"/>
          <w:sz w:val="32"/>
          <w:szCs w:val="32"/>
          <w:lang w:val="en-US" w:eastAsia="zh-CN"/>
        </w:rPr>
      </w:pPr>
    </w:p>
    <w:p w14:paraId="232A71E6">
      <w:pPr>
        <w:jc w:val="center"/>
        <w:rPr>
          <w:rFonts w:hint="eastAsia" w:asciiTheme="majorEastAsia" w:hAnsiTheme="majorEastAsia" w:eastAsiaTheme="majorEastAsia" w:cstheme="majorEastAsia"/>
          <w:i w:val="0"/>
          <w:iCs w:val="0"/>
          <w:caps w:val="0"/>
          <w:color w:val="000000"/>
          <w:spacing w:val="0"/>
          <w:sz w:val="32"/>
          <w:szCs w:val="32"/>
          <w:lang w:val="en-US" w:eastAsia="zh-CN"/>
        </w:rPr>
        <w:pPrChange w:id="11" w:author="柯月怡" w:date="2026-05-22T17:13:56Z">
          <w:pPr/>
        </w:pPrChange>
      </w:pPr>
    </w:p>
    <w:p w14:paraId="48B473E2">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ins w:id="13" w:author="Yuan" w:date="2026-05-22T11:42:46Z"/>
          <w:rFonts w:hint="eastAsia" w:asciiTheme="minorEastAsia" w:hAnsiTheme="minorEastAsia" w:eastAsiaTheme="minorEastAsia" w:cstheme="minorEastAsia"/>
          <w:sz w:val="24"/>
          <w:szCs w:val="24"/>
          <w:lang w:val="en-US" w:eastAsia="zh-CN"/>
        </w:rPr>
        <w:pPrChange w:id="12" w:author="柯月怡" w:date="2026-05-22T16:29:38Z">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pPr>
        </w:pPrChange>
      </w:pPr>
      <w:ins w:id="14" w:author="Yuan" w:date="2026-05-22T11:42:46Z">
        <w:r>
          <w:rPr>
            <w:rFonts w:hint="eastAsia" w:asciiTheme="minorEastAsia" w:hAnsiTheme="minorEastAsia" w:eastAsiaTheme="minorEastAsia" w:cstheme="minorEastAsia"/>
            <w:sz w:val="24"/>
            <w:szCs w:val="24"/>
            <w:lang w:val="en-US" w:eastAsia="zh-CN"/>
          </w:rPr>
          <w:t>5月21日，由广州国际城市创新研究会（GIUI）主办的“城市元宇宙在行动：以数字创新赋能可持续发展目标本地化进程”主题边会在阿塞拜疆巴库市举行。会议作为广州奖深化国际城市交流合作的重要活动之一，在联合国人居署第十三届世界城市论坛（WUF13）框架下举办。</w:t>
        </w:r>
      </w:ins>
    </w:p>
    <w:p w14:paraId="4EA9AFB9">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ins w:id="16" w:author="Yuan" w:date="2026-05-22T11:42:46Z"/>
          <w:rFonts w:hint="eastAsia" w:asciiTheme="minorEastAsia" w:hAnsiTheme="minorEastAsia" w:eastAsiaTheme="minorEastAsia" w:cstheme="minorEastAsia"/>
          <w:sz w:val="24"/>
          <w:szCs w:val="24"/>
          <w:lang w:val="en-US" w:eastAsia="zh-CN"/>
        </w:rPr>
        <w:pPrChange w:id="15" w:author="柯月怡" w:date="2026-05-22T16:29:38Z">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pPr>
        </w:pPrChange>
      </w:pPr>
    </w:p>
    <w:p w14:paraId="05C4887E">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ins w:id="18" w:author="Yuan" w:date="2026-05-22T11:42:46Z"/>
          <w:rFonts w:hint="eastAsia" w:asciiTheme="minorEastAsia" w:hAnsiTheme="minorEastAsia" w:eastAsiaTheme="minorEastAsia" w:cstheme="minorEastAsia"/>
          <w:sz w:val="24"/>
          <w:szCs w:val="24"/>
          <w:lang w:val="en-US" w:eastAsia="zh-CN"/>
        </w:rPr>
        <w:pPrChange w:id="17" w:author="柯月怡" w:date="2026-05-22T16:29:38Z">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pPr>
        </w:pPrChange>
      </w:pPr>
      <w:ins w:id="19" w:author="Yuan" w:date="2026-05-22T11:42:46Z">
        <w:r>
          <w:rPr>
            <w:rFonts w:hint="eastAsia" w:asciiTheme="minorEastAsia" w:hAnsiTheme="minorEastAsia" w:eastAsiaTheme="minorEastAsia" w:cstheme="minorEastAsia"/>
            <w:sz w:val="24"/>
            <w:szCs w:val="24"/>
            <w:lang w:val="en-US" w:eastAsia="zh-CN"/>
          </w:rPr>
          <w:t>本届论坛由联合国人居署主办，并与阿塞拜疆共和国政府共同承办，以“为世界提供住房：安全且具韧性的城市与社区”为主题，首日即吸引来自162个国家的2.1万余名参会者，成为历届规模最大的一届论坛。</w:t>
        </w:r>
      </w:ins>
    </w:p>
    <w:p w14:paraId="7EEAB066">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ins w:id="21" w:author="Yuan" w:date="2026-05-22T11:42:46Z"/>
          <w:rFonts w:hint="eastAsia" w:asciiTheme="minorEastAsia" w:hAnsiTheme="minorEastAsia" w:eastAsiaTheme="minorEastAsia" w:cstheme="minorEastAsia"/>
          <w:sz w:val="24"/>
          <w:szCs w:val="24"/>
          <w:lang w:val="en-US" w:eastAsia="zh-CN"/>
        </w:rPr>
        <w:pPrChange w:id="20" w:author="柯月怡" w:date="2026-05-22T16:29:38Z">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pPr>
        </w:pPrChange>
      </w:pPr>
    </w:p>
    <w:p w14:paraId="6A30FC00">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del w:id="23" w:author="Yuan" w:date="2026-05-22T11:42:46Z"/>
          <w:rFonts w:hint="eastAsia" w:asciiTheme="minorEastAsia" w:hAnsiTheme="minorEastAsia" w:eastAsiaTheme="minorEastAsia" w:cstheme="minorEastAsia"/>
          <w:sz w:val="24"/>
          <w:szCs w:val="24"/>
          <w:lang w:val="en-US" w:eastAsia="zh-CN"/>
        </w:rPr>
        <w:pPrChange w:id="22" w:author="柯月怡" w:date="2026-05-22T16:29:38Z">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pPr>
        </w:pPrChange>
      </w:pPr>
      <w:ins w:id="24" w:author="Yuan" w:date="2026-05-22T11:42:46Z">
        <w:r>
          <w:rPr>
            <w:rFonts w:hint="eastAsia" w:asciiTheme="minorEastAsia" w:hAnsiTheme="minorEastAsia" w:eastAsiaTheme="minorEastAsia" w:cstheme="minorEastAsia"/>
            <w:sz w:val="24"/>
            <w:szCs w:val="24"/>
            <w:lang w:val="en-US" w:eastAsia="zh-CN"/>
          </w:rPr>
          <w:t>边会期间，来自非洲、欧洲、亚洲等地区的城市代表、专家学者及国际机构代表围绕数字技术驱动城市治理创新展开深入交流。</w:t>
        </w:r>
      </w:ins>
      <w:del w:id="25" w:author="Yuan" w:date="2026-05-22T11:42:46Z">
        <w:r>
          <w:rPr>
            <w:rFonts w:hint="eastAsia" w:asciiTheme="minorEastAsia" w:hAnsiTheme="minorEastAsia" w:eastAsiaTheme="minorEastAsia" w:cstheme="minorEastAsia"/>
            <w:sz w:val="24"/>
            <w:szCs w:val="24"/>
            <w:lang w:val="en-US" w:eastAsia="zh-CN"/>
          </w:rPr>
          <w:delText>5月21日，由广州国际城市创新研究会（GIUI）主办的“城市元宇宙在行动：以数字创新赋能可持续发展目标本地化进程”主题边会在阿塞拜疆巴库市举行。会议作为广州奖深化国际城市交流合作的重要活动之一，在联合国人居署第十三届世界城市论坛（WUF13）框架下举办，来自非洲、欧洲、亚洲等地区的城市代表、专家学者及国际机构代表围绕数字技术驱动城市治理创新展开深入交流。</w:delText>
        </w:r>
      </w:del>
    </w:p>
    <w:p w14:paraId="6094628B">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del w:id="27" w:author="Yuan" w:date="2026-05-22T14:06:56Z"/>
          <w:rFonts w:hint="eastAsia" w:asciiTheme="minorEastAsia" w:hAnsiTheme="minorEastAsia" w:eastAsiaTheme="minorEastAsia" w:cstheme="minorEastAsia"/>
          <w:sz w:val="24"/>
          <w:szCs w:val="24"/>
          <w:lang w:val="en-US" w:eastAsia="zh-CN"/>
        </w:rPr>
        <w:pPrChange w:id="26" w:author="柯月怡" w:date="2026-05-22T16:29:38Z">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pPr>
        </w:pPrChange>
      </w:pPr>
    </w:p>
    <w:p w14:paraId="5A55D2FB">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Theme="minorEastAsia" w:hAnsiTheme="minorEastAsia" w:eastAsiaTheme="minorEastAsia" w:cstheme="minorEastAsia"/>
          <w:sz w:val="24"/>
          <w:szCs w:val="24"/>
          <w:lang w:val="en-US" w:eastAsia="zh-CN"/>
        </w:rPr>
        <w:pPrChange w:id="28" w:author="柯月怡" w:date="2026-05-22T16:29:38Z">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pPr>
        </w:pPrChange>
      </w:pPr>
      <w:r>
        <w:rPr>
          <w:rFonts w:hint="eastAsia" w:asciiTheme="minorEastAsia" w:hAnsiTheme="minorEastAsia" w:eastAsiaTheme="minorEastAsia" w:cstheme="minorEastAsia"/>
          <w:sz w:val="24"/>
          <w:szCs w:val="24"/>
          <w:lang w:val="en-US" w:eastAsia="zh-CN"/>
        </w:rPr>
        <w:t>广州国际城市创新研究会执行主任游建华</w:t>
      </w:r>
      <w:r>
        <w:rPr>
          <w:rFonts w:hint="eastAsia" w:asciiTheme="minorEastAsia" w:hAnsiTheme="minorEastAsia" w:cstheme="minorEastAsia"/>
          <w:sz w:val="24"/>
          <w:szCs w:val="24"/>
          <w:lang w:val="en-US" w:eastAsia="zh-CN"/>
        </w:rPr>
        <w:t>（Nicholas You）</w:t>
      </w:r>
      <w:r>
        <w:rPr>
          <w:rFonts w:hint="eastAsia" w:asciiTheme="minorEastAsia" w:hAnsiTheme="minorEastAsia" w:eastAsiaTheme="minorEastAsia" w:cstheme="minorEastAsia"/>
          <w:sz w:val="24"/>
          <w:szCs w:val="24"/>
          <w:lang w:val="en-US" w:eastAsia="zh-CN"/>
        </w:rPr>
        <w:t>主持</w:t>
      </w:r>
      <w:r>
        <w:rPr>
          <w:rFonts w:hint="eastAsia" w:asciiTheme="minorEastAsia" w:hAnsiTheme="minorEastAsia" w:cstheme="minorEastAsia"/>
          <w:sz w:val="24"/>
          <w:szCs w:val="24"/>
          <w:lang w:val="en-US" w:eastAsia="zh-CN"/>
        </w:rPr>
        <w:t>会议</w:t>
      </w:r>
      <w:r>
        <w:rPr>
          <w:rFonts w:hint="eastAsia" w:asciiTheme="minorEastAsia" w:hAnsiTheme="minorEastAsia" w:eastAsiaTheme="minorEastAsia" w:cstheme="minorEastAsia"/>
          <w:sz w:val="24"/>
          <w:szCs w:val="24"/>
          <w:lang w:val="en-US" w:eastAsia="zh-CN"/>
        </w:rPr>
        <w:t>。</w:t>
      </w:r>
      <w:ins w:id="29" w:author="Yuan" w:date="2026-05-22T14:11:47Z">
        <w:r>
          <w:rPr>
            <w:rFonts w:hint="eastAsia" w:asciiTheme="minorEastAsia" w:hAnsiTheme="minorEastAsia" w:eastAsiaTheme="minorEastAsia" w:cstheme="minorEastAsia"/>
            <w:sz w:val="24"/>
            <w:szCs w:val="24"/>
            <w:lang w:val="en-US" w:eastAsia="zh-CN"/>
          </w:rPr>
          <w:t>广州市人大常委会预算工委审查监督处处长胡至微，南非德班市市议员库兹瓦约</w:t>
        </w:r>
      </w:ins>
      <w:ins w:id="30" w:author="Yuan" w:date="2026-05-22T14:11:47Z">
        <w:del w:id="31" w:author="柯月怡" w:date="2026-05-29T10:33:29Z">
          <w:bookmarkStart w:id="0" w:name="_GoBack"/>
          <w:bookmarkEnd w:id="0"/>
          <w:r>
            <w:rPr>
              <w:rFonts w:hint="eastAsia" w:asciiTheme="minorEastAsia" w:hAnsiTheme="minorEastAsia" w:eastAsiaTheme="minorEastAsia" w:cstheme="minorEastAsia"/>
              <w:sz w:val="24"/>
              <w:szCs w:val="24"/>
              <w:lang w:val="en-US" w:eastAsia="zh-CN"/>
            </w:rPr>
            <w:delText>（Ntandoyenkosi Khuzwayo）</w:delText>
          </w:r>
        </w:del>
      </w:ins>
      <w:ins w:id="32" w:author="Yuan" w:date="2026-05-22T14:11:47Z">
        <w:r>
          <w:rPr>
            <w:rFonts w:hint="eastAsia" w:asciiTheme="minorEastAsia" w:hAnsiTheme="minorEastAsia" w:eastAsiaTheme="minorEastAsia" w:cstheme="minorEastAsia"/>
            <w:sz w:val="24"/>
            <w:szCs w:val="24"/>
            <w:lang w:val="en-US" w:eastAsia="zh-CN"/>
          </w:rPr>
          <w:t>，芬兰坦佩雷市执行主任泰波·兰塔宁，俄罗斯莫斯科信息技术部负责人顾问德米特里·翁托耶夫，肯尼亚塔拉卡尼提郡信息交流技术部主管菲斯·卡伦达·克永加，以及深城交数字科技中亚有限公司总经理杨帅等出席会议并参与研讨。</w:t>
        </w:r>
      </w:ins>
      <w:del w:id="33" w:author="Yuan" w:date="2026-05-22T14:11:47Z">
        <w:r>
          <w:rPr>
            <w:rFonts w:hint="eastAsia" w:asciiTheme="minorEastAsia" w:hAnsiTheme="minorEastAsia" w:eastAsiaTheme="minorEastAsia" w:cstheme="minorEastAsia"/>
            <w:sz w:val="24"/>
            <w:szCs w:val="24"/>
            <w:lang w:val="en-US" w:eastAsia="zh-CN"/>
          </w:rPr>
          <w:delText>广州市人大常委会预算工委审查监督处处长</w:delText>
        </w:r>
      </w:del>
      <w:del w:id="34" w:author="Yuan" w:date="2026-05-22T14:11:47Z">
        <w:r>
          <w:rPr>
            <w:rFonts w:hint="eastAsia" w:asciiTheme="minorEastAsia" w:hAnsiTheme="minorEastAsia" w:eastAsiaTheme="minorEastAsia" w:cstheme="minorEastAsia"/>
            <w:color w:val="auto"/>
            <w:sz w:val="24"/>
            <w:szCs w:val="24"/>
            <w:lang w:val="en-US" w:eastAsia="zh-CN"/>
          </w:rPr>
          <w:delText>胡至微，南非德班市市长西里尔·夏巴，俄罗斯莫斯科信息技术部负责人顾问德米特里·翁托耶夫，</w:delText>
        </w:r>
      </w:del>
      <w:del w:id="35" w:author="Yuan" w:date="2026-05-22T14:11:47Z">
        <w:r>
          <w:rPr>
            <w:rFonts w:hint="eastAsia" w:asciiTheme="minorEastAsia" w:hAnsiTheme="minorEastAsia" w:eastAsiaTheme="minorEastAsia" w:cstheme="minorEastAsia"/>
            <w:sz w:val="24"/>
            <w:szCs w:val="24"/>
            <w:lang w:val="en-US" w:eastAsia="zh-CN"/>
          </w:rPr>
          <w:delText>芬兰坦佩雷市执行主任泰波·兰塔宁，肯尼亚塔拉卡尼提郡信息交流技术部主管菲斯·卡伦达·克永加，以及深城交数字科技中亚有限公司总经理杨帅等出席会议并参与研讨。</w:delText>
        </w:r>
      </w:del>
    </w:p>
    <w:p w14:paraId="33952ABC">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Theme="minorEastAsia" w:hAnsiTheme="minorEastAsia" w:eastAsiaTheme="minorEastAsia" w:cstheme="minorEastAsia"/>
          <w:sz w:val="24"/>
          <w:szCs w:val="24"/>
          <w:lang w:val="en-US" w:eastAsia="zh-CN"/>
        </w:rPr>
        <w:pPrChange w:id="36" w:author="柯月怡" w:date="2026-05-22T16:29:38Z">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pPr>
        </w:pPrChange>
      </w:pPr>
    </w:p>
    <w:p w14:paraId="0DBEDB74">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Theme="minorEastAsia" w:hAnsiTheme="minorEastAsia" w:eastAsiaTheme="minorEastAsia" w:cstheme="minorEastAsia"/>
          <w:sz w:val="24"/>
          <w:szCs w:val="24"/>
          <w:lang w:val="en-US" w:eastAsia="zh-CN"/>
        </w:rPr>
        <w:pPrChange w:id="37" w:author="柯月怡" w:date="2026-05-22T16:29:38Z">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pPr>
        </w:pPrChange>
      </w:pPr>
      <w:r>
        <w:rPr>
          <w:rFonts w:hint="eastAsia" w:asciiTheme="minorEastAsia" w:hAnsiTheme="minorEastAsia" w:cstheme="minorEastAsia"/>
          <w:sz w:val="24"/>
          <w:szCs w:val="24"/>
          <w:lang w:val="en-US" w:eastAsia="zh-CN"/>
        </w:rPr>
        <w:t>会上，</w:t>
      </w:r>
      <w:r>
        <w:rPr>
          <w:rFonts w:hint="eastAsia" w:asciiTheme="minorEastAsia" w:hAnsiTheme="minorEastAsia" w:eastAsiaTheme="minorEastAsia" w:cstheme="minorEastAsia"/>
          <w:sz w:val="24"/>
          <w:szCs w:val="24"/>
          <w:lang w:val="en-US" w:eastAsia="zh-CN"/>
        </w:rPr>
        <w:t>游建华介绍了</w:t>
      </w:r>
      <w:r>
        <w:rPr>
          <w:rFonts w:hint="eastAsia" w:asciiTheme="minorEastAsia" w:hAnsiTheme="minorEastAsia" w:cstheme="minorEastAsia"/>
          <w:sz w:val="24"/>
          <w:szCs w:val="24"/>
          <w:lang w:val="en-US" w:eastAsia="zh-CN"/>
        </w:rPr>
        <w:t>研究会关于</w:t>
      </w:r>
      <w:r>
        <w:rPr>
          <w:rFonts w:hint="eastAsia" w:asciiTheme="minorEastAsia" w:hAnsiTheme="minorEastAsia" w:eastAsiaTheme="minorEastAsia" w:cstheme="minorEastAsia"/>
          <w:sz w:val="24"/>
          <w:szCs w:val="24"/>
          <w:lang w:val="en-US" w:eastAsia="zh-CN"/>
        </w:rPr>
        <w:t>“城市元宇宙</w:t>
      </w:r>
      <w:r>
        <w:rPr>
          <w:rFonts w:hint="eastAsia" w:asciiTheme="minorEastAsia" w:hAnsiTheme="minorEastAsia" w:cstheme="minorEastAsia"/>
          <w:sz w:val="24"/>
          <w:szCs w:val="24"/>
          <w:lang w:val="en-US" w:eastAsia="zh-CN"/>
        </w:rPr>
        <w:t>（Citiverse）</w:t>
      </w:r>
      <w:r>
        <w:rPr>
          <w:rFonts w:hint="eastAsia" w:asciiTheme="minorEastAsia" w:hAnsiTheme="minorEastAsia" w:eastAsiaTheme="minorEastAsia" w:cstheme="minorEastAsia"/>
          <w:sz w:val="24"/>
          <w:szCs w:val="24"/>
          <w:lang w:val="en-US" w:eastAsia="zh-CN"/>
        </w:rPr>
        <w:t>”的相关研究成果。</w:t>
      </w:r>
      <w:r>
        <w:rPr>
          <w:rFonts w:ascii="宋体" w:hAnsi="宋体" w:eastAsia="宋体" w:cs="宋体"/>
          <w:sz w:val="24"/>
          <w:szCs w:val="24"/>
        </w:rPr>
        <w:t>他表示，“城市元宇宙”倡导</w:t>
      </w:r>
      <w:r>
        <w:rPr>
          <w:rFonts w:hint="eastAsia" w:asciiTheme="minorEastAsia" w:hAnsiTheme="minorEastAsia" w:eastAsiaTheme="minorEastAsia" w:cstheme="minorEastAsia"/>
          <w:sz w:val="24"/>
          <w:szCs w:val="24"/>
          <w:lang w:val="en-US" w:eastAsia="zh-CN"/>
        </w:rPr>
        <w:t>以人为本</w:t>
      </w:r>
      <w:r>
        <w:rPr>
          <w:rFonts w:hint="eastAsia" w:asciiTheme="minorEastAsia" w:hAnsiTheme="minorEastAsia" w:cstheme="minorEastAsia"/>
          <w:sz w:val="24"/>
          <w:szCs w:val="24"/>
          <w:lang w:val="en-US" w:eastAsia="zh-CN"/>
        </w:rPr>
        <w:t>，</w:t>
      </w:r>
      <w:r>
        <w:rPr>
          <w:rFonts w:hint="eastAsia" w:asciiTheme="minorEastAsia" w:hAnsiTheme="minorEastAsia" w:eastAsiaTheme="minorEastAsia" w:cstheme="minorEastAsia"/>
          <w:sz w:val="24"/>
          <w:szCs w:val="24"/>
          <w:lang w:val="en-US" w:eastAsia="zh-CN"/>
        </w:rPr>
        <w:t>运用人工智能、区块链、数字孪生等数字工具，</w:t>
      </w:r>
      <w:r>
        <w:rPr>
          <w:rFonts w:hint="eastAsia" w:asciiTheme="minorEastAsia" w:hAnsiTheme="minorEastAsia" w:cstheme="minorEastAsia"/>
          <w:sz w:val="24"/>
          <w:szCs w:val="24"/>
          <w:lang w:val="en-US" w:eastAsia="zh-CN"/>
        </w:rPr>
        <w:t>推动构建</w:t>
      </w:r>
      <w:r>
        <w:rPr>
          <w:rFonts w:hint="eastAsia" w:asciiTheme="minorEastAsia" w:hAnsiTheme="minorEastAsia" w:eastAsiaTheme="minorEastAsia" w:cstheme="minorEastAsia"/>
          <w:sz w:val="24"/>
          <w:szCs w:val="24"/>
          <w:lang w:val="en-US" w:eastAsia="zh-CN"/>
        </w:rPr>
        <w:t>更加包容、公平和可持续的城市未来。其核心意义在于打破城市治理中的“信息孤岛”，推动交通、能源、住房、公共服务等领域协同联动，通过数字技术提升城市治理效能与包容性，促进可持续发展成果惠及更多群体。</w:t>
      </w:r>
    </w:p>
    <w:p w14:paraId="1A194769">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Theme="minorEastAsia" w:hAnsiTheme="minorEastAsia" w:eastAsiaTheme="minorEastAsia" w:cstheme="minorEastAsia"/>
          <w:sz w:val="24"/>
          <w:szCs w:val="24"/>
          <w:lang w:val="en-US" w:eastAsia="zh-CN"/>
        </w:rPr>
        <w:pPrChange w:id="38" w:author="柯月怡" w:date="2026-05-22T16:29:38Z">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pPr>
        </w:pPrChange>
      </w:pPr>
      <w:r>
        <w:rPr>
          <w:rFonts w:hint="eastAsia" w:asciiTheme="minorEastAsia" w:hAnsiTheme="minorEastAsia" w:eastAsiaTheme="minorEastAsia" w:cstheme="minorEastAsia"/>
          <w:sz w:val="24"/>
          <w:szCs w:val="24"/>
          <w:lang w:val="en-US" w:eastAsia="zh-CN"/>
        </w:rPr>
        <w:t> </w:t>
      </w:r>
    </w:p>
    <w:p w14:paraId="7003EC2C">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Theme="minorEastAsia" w:hAnsiTheme="minorEastAsia" w:eastAsiaTheme="minorEastAsia" w:cstheme="minorEastAsia"/>
          <w:sz w:val="24"/>
          <w:szCs w:val="24"/>
          <w:lang w:val="en-US" w:eastAsia="zh-CN"/>
        </w:rPr>
        <w:pPrChange w:id="39" w:author="柯月怡" w:date="2026-05-22T16:29:38Z">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pPr>
        </w:pPrChange>
      </w:pPr>
      <w:r>
        <w:rPr>
          <w:rFonts w:hint="eastAsia" w:asciiTheme="minorEastAsia" w:hAnsiTheme="minorEastAsia" w:eastAsiaTheme="minorEastAsia" w:cstheme="minorEastAsia"/>
          <w:sz w:val="24"/>
          <w:szCs w:val="24"/>
          <w:lang w:val="en-US" w:eastAsia="zh-CN"/>
        </w:rPr>
        <w:t>随后，嘉宾们</w:t>
      </w:r>
      <w:r>
        <w:rPr>
          <w:rFonts w:hint="eastAsia" w:asciiTheme="minorEastAsia" w:hAnsiTheme="minorEastAsia" w:cstheme="minorEastAsia"/>
          <w:sz w:val="24"/>
          <w:szCs w:val="24"/>
          <w:lang w:val="en-US" w:eastAsia="zh-CN"/>
        </w:rPr>
        <w:t>结合</w:t>
      </w:r>
      <w:r>
        <w:rPr>
          <w:rFonts w:ascii="宋体" w:hAnsi="宋体" w:eastAsia="宋体" w:cs="宋体"/>
          <w:sz w:val="24"/>
          <w:szCs w:val="24"/>
        </w:rPr>
        <w:t>广州奖</w:t>
      </w:r>
      <w:r>
        <w:rPr>
          <w:rFonts w:hint="eastAsia" w:ascii="宋体" w:hAnsi="宋体" w:eastAsia="宋体" w:cs="宋体"/>
          <w:sz w:val="24"/>
          <w:szCs w:val="24"/>
          <w:lang w:val="en-US" w:eastAsia="zh-CN"/>
        </w:rPr>
        <w:t>历届获奖</w:t>
      </w:r>
      <w:r>
        <w:rPr>
          <w:rFonts w:ascii="宋体" w:hAnsi="宋体" w:eastAsia="宋体" w:cs="宋体"/>
          <w:sz w:val="24"/>
          <w:szCs w:val="24"/>
        </w:rPr>
        <w:t>城市经验</w:t>
      </w:r>
      <w:r>
        <w:rPr>
          <w:rFonts w:hint="eastAsia" w:asciiTheme="minorEastAsia" w:hAnsiTheme="minorEastAsia" w:eastAsiaTheme="minorEastAsia" w:cstheme="minorEastAsia"/>
          <w:sz w:val="24"/>
          <w:szCs w:val="24"/>
          <w:lang w:val="en-US" w:eastAsia="zh-CN"/>
        </w:rPr>
        <w:t>，</w:t>
      </w:r>
      <w:r>
        <w:rPr>
          <w:rFonts w:hint="eastAsia" w:asciiTheme="minorEastAsia" w:hAnsiTheme="minorEastAsia" w:cstheme="minorEastAsia"/>
          <w:sz w:val="24"/>
          <w:szCs w:val="24"/>
          <w:lang w:val="en-US" w:eastAsia="zh-CN"/>
        </w:rPr>
        <w:t>探讨了</w:t>
      </w:r>
      <w:r>
        <w:rPr>
          <w:rFonts w:hint="eastAsia" w:asciiTheme="minorEastAsia" w:hAnsiTheme="minorEastAsia" w:eastAsiaTheme="minorEastAsia" w:cstheme="minorEastAsia"/>
          <w:sz w:val="24"/>
          <w:szCs w:val="24"/>
          <w:lang w:val="en-US" w:eastAsia="zh-CN"/>
        </w:rPr>
        <w:t>数字孪生、人工智能及地理信息系统等</w:t>
      </w:r>
      <w:r>
        <w:rPr>
          <w:rFonts w:hint="eastAsia" w:asciiTheme="minorEastAsia" w:hAnsiTheme="minorEastAsia" w:cstheme="minorEastAsia"/>
          <w:sz w:val="24"/>
          <w:szCs w:val="24"/>
          <w:lang w:val="en-US" w:eastAsia="zh-CN"/>
        </w:rPr>
        <w:t>技术</w:t>
      </w:r>
      <w:r>
        <w:rPr>
          <w:rFonts w:hint="eastAsia" w:asciiTheme="minorEastAsia" w:hAnsiTheme="minorEastAsia" w:eastAsiaTheme="minorEastAsia" w:cstheme="minorEastAsia"/>
          <w:sz w:val="24"/>
          <w:szCs w:val="24"/>
          <w:lang w:val="en-US" w:eastAsia="zh-CN"/>
        </w:rPr>
        <w:t>在住房保障、城市韧性、公共服务及社会包容等领域</w:t>
      </w:r>
      <w:r>
        <w:rPr>
          <w:rFonts w:hint="eastAsia" w:asciiTheme="minorEastAsia" w:hAnsiTheme="minorEastAsia" w:cstheme="minorEastAsia"/>
          <w:sz w:val="24"/>
          <w:szCs w:val="24"/>
          <w:lang w:val="en-US" w:eastAsia="zh-CN"/>
        </w:rPr>
        <w:t>的应用</w:t>
      </w:r>
      <w:r>
        <w:rPr>
          <w:rFonts w:hint="eastAsia" w:asciiTheme="minorEastAsia" w:hAnsiTheme="minorEastAsia" w:eastAsiaTheme="minorEastAsia" w:cstheme="minorEastAsia"/>
          <w:sz w:val="24"/>
          <w:szCs w:val="24"/>
          <w:lang w:val="en-US" w:eastAsia="zh-CN"/>
        </w:rPr>
        <w:t>实践。</w:t>
      </w:r>
      <w:r>
        <w:rPr>
          <w:rFonts w:hint="eastAsia" w:asciiTheme="minorEastAsia" w:hAnsiTheme="minorEastAsia" w:cstheme="minorEastAsia"/>
          <w:sz w:val="24"/>
          <w:szCs w:val="24"/>
          <w:lang w:val="en-US" w:eastAsia="zh-CN"/>
        </w:rPr>
        <w:t>其中</w:t>
      </w:r>
      <w:r>
        <w:rPr>
          <w:rFonts w:hint="eastAsia" w:asciiTheme="minorEastAsia" w:hAnsiTheme="minorEastAsia" w:eastAsiaTheme="minorEastAsia" w:cstheme="minorEastAsia"/>
          <w:sz w:val="24"/>
          <w:szCs w:val="24"/>
          <w:lang w:val="en-US" w:eastAsia="zh-CN"/>
        </w:rPr>
        <w:t>来自南非德班市的</w:t>
      </w:r>
      <w:r>
        <w:rPr>
          <w:rFonts w:hint="eastAsia" w:asciiTheme="minorEastAsia" w:hAnsiTheme="minorEastAsia" w:cstheme="minorEastAsia"/>
          <w:sz w:val="24"/>
          <w:szCs w:val="24"/>
          <w:lang w:val="en-US" w:eastAsia="zh-CN"/>
        </w:rPr>
        <w:t>代表</w:t>
      </w:r>
      <w:r>
        <w:rPr>
          <w:rFonts w:hint="eastAsia" w:asciiTheme="minorEastAsia" w:hAnsiTheme="minorEastAsia" w:eastAsiaTheme="minorEastAsia" w:cstheme="minorEastAsia"/>
          <w:sz w:val="24"/>
          <w:szCs w:val="24"/>
          <w:lang w:val="en-US" w:eastAsia="zh-CN"/>
        </w:rPr>
        <w:t>分享了“埃特库尼公民之声”数字治理案例，介绍</w:t>
      </w:r>
      <w:r>
        <w:rPr>
          <w:rFonts w:hint="eastAsia" w:asciiTheme="minorEastAsia" w:hAnsiTheme="minorEastAsia" w:cstheme="minorEastAsia"/>
          <w:sz w:val="24"/>
          <w:szCs w:val="24"/>
          <w:lang w:val="en-US" w:eastAsia="zh-CN"/>
        </w:rPr>
        <w:t>当地</w:t>
      </w:r>
      <w:r>
        <w:rPr>
          <w:rFonts w:hint="eastAsia" w:asciiTheme="minorEastAsia" w:hAnsiTheme="minorEastAsia" w:eastAsiaTheme="minorEastAsia" w:cstheme="minorEastAsia"/>
          <w:sz w:val="24"/>
          <w:szCs w:val="24"/>
          <w:lang w:val="en-US" w:eastAsia="zh-CN"/>
        </w:rPr>
        <w:t>依托数据平台</w:t>
      </w:r>
      <w:r>
        <w:rPr>
          <w:rFonts w:hint="eastAsia" w:asciiTheme="minorEastAsia" w:hAnsiTheme="minorEastAsia" w:cstheme="minorEastAsia"/>
          <w:sz w:val="24"/>
          <w:szCs w:val="24"/>
          <w:lang w:val="en-US" w:eastAsia="zh-CN"/>
        </w:rPr>
        <w:t>提升</w:t>
      </w:r>
      <w:r>
        <w:rPr>
          <w:rFonts w:hint="eastAsia" w:asciiTheme="minorEastAsia" w:hAnsiTheme="minorEastAsia" w:eastAsiaTheme="minorEastAsia" w:cstheme="minorEastAsia"/>
          <w:sz w:val="24"/>
          <w:szCs w:val="24"/>
          <w:lang w:val="en-US" w:eastAsia="zh-CN"/>
        </w:rPr>
        <w:t>气候适应能力</w:t>
      </w:r>
      <w:r>
        <w:rPr>
          <w:rFonts w:hint="eastAsia" w:asciiTheme="minorEastAsia" w:hAnsiTheme="minorEastAsia" w:cstheme="minorEastAsia"/>
          <w:sz w:val="24"/>
          <w:szCs w:val="24"/>
          <w:lang w:val="en-US" w:eastAsia="zh-CN"/>
        </w:rPr>
        <w:t>和</w:t>
      </w:r>
      <w:r>
        <w:rPr>
          <w:rFonts w:hint="eastAsia" w:asciiTheme="minorEastAsia" w:hAnsiTheme="minorEastAsia" w:eastAsiaTheme="minorEastAsia" w:cstheme="minorEastAsia"/>
          <w:sz w:val="24"/>
          <w:szCs w:val="24"/>
          <w:lang w:val="en-US" w:eastAsia="zh-CN"/>
        </w:rPr>
        <w:t>社区参与度的实践经验。来自俄罗斯莫斯科、芬兰坦佩雷、肯尼亚塔拉卡尼提郡及中国相关机构的嘉宾，也分别围绕智慧城市建设、数字公共服务、城市治理创新等议题进行了交流。与会嘉宾普遍认为，数字技术正在成为推动城市可持续发展的重要工具，其应用必须坚持公平、包容和</w:t>
      </w:r>
      <w:r>
        <w:rPr>
          <w:rFonts w:hint="eastAsia" w:asciiTheme="minorEastAsia" w:hAnsiTheme="minorEastAsia" w:cstheme="minorEastAsia"/>
          <w:sz w:val="24"/>
          <w:szCs w:val="24"/>
          <w:lang w:val="en-US" w:eastAsia="zh-CN"/>
        </w:rPr>
        <w:t>以人为本</w:t>
      </w:r>
      <w:r>
        <w:rPr>
          <w:rFonts w:hint="eastAsia" w:asciiTheme="minorEastAsia" w:hAnsiTheme="minorEastAsia" w:eastAsiaTheme="minorEastAsia" w:cstheme="minorEastAsia"/>
          <w:sz w:val="24"/>
          <w:szCs w:val="24"/>
          <w:lang w:val="en-US" w:eastAsia="zh-CN"/>
        </w:rPr>
        <w:t>，确保技术发展成果惠及更多群体。</w:t>
      </w:r>
    </w:p>
    <w:p w14:paraId="67617AE8">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Theme="minorEastAsia" w:hAnsiTheme="minorEastAsia" w:eastAsiaTheme="minorEastAsia" w:cstheme="minorEastAsia"/>
          <w:sz w:val="24"/>
          <w:szCs w:val="24"/>
          <w:lang w:val="en-US" w:eastAsia="zh-CN"/>
        </w:rPr>
        <w:pPrChange w:id="40" w:author="柯月怡" w:date="2026-05-22T16:29:38Z">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pPr>
        </w:pPrChange>
      </w:pPr>
    </w:p>
    <w:p w14:paraId="786725EB">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ins w:id="42" w:author="柯月怡" w:date="2026-05-22T16:07:56Z"/>
          <w:rFonts w:hint="eastAsia" w:asciiTheme="minorEastAsia" w:hAnsiTheme="minorEastAsia" w:eastAsiaTheme="minorEastAsia" w:cstheme="minorEastAsia"/>
          <w:sz w:val="24"/>
          <w:szCs w:val="24"/>
          <w:lang w:val="en-US" w:eastAsia="zh-CN"/>
        </w:rPr>
        <w:pPrChange w:id="41" w:author="柯月怡" w:date="2026-05-22T16:29:38Z">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pPr>
        </w:pPrChange>
      </w:pPr>
      <w:r>
        <w:rPr>
          <w:rFonts w:hint="eastAsia" w:asciiTheme="minorEastAsia" w:hAnsiTheme="minorEastAsia" w:eastAsiaTheme="minorEastAsia" w:cstheme="minorEastAsia"/>
          <w:sz w:val="24"/>
          <w:szCs w:val="24"/>
          <w:lang w:val="en-US" w:eastAsia="zh-CN"/>
        </w:rPr>
        <w:t>世界城市论坛（World Urban Forum</w:t>
      </w:r>
      <w:r>
        <w:rPr>
          <w:rFonts w:hint="eastAsia" w:asciiTheme="minorEastAsia" w:hAnsiTheme="minorEastAsia" w:cstheme="minorEastAsia"/>
          <w:sz w:val="24"/>
          <w:szCs w:val="24"/>
          <w:lang w:val="en-US" w:eastAsia="zh-CN"/>
        </w:rPr>
        <w:t>，简称WUF</w:t>
      </w:r>
      <w:r>
        <w:rPr>
          <w:rFonts w:hint="eastAsia" w:asciiTheme="minorEastAsia" w:hAnsiTheme="minorEastAsia" w:eastAsiaTheme="minorEastAsia" w:cstheme="minorEastAsia"/>
          <w:sz w:val="24"/>
          <w:szCs w:val="24"/>
          <w:lang w:val="en-US" w:eastAsia="zh-CN"/>
        </w:rPr>
        <w:t>）</w:t>
      </w:r>
      <w:del w:id="43" w:author="Yuan" w:date="2026-05-22T11:40:28Z">
        <w:r>
          <w:rPr>
            <w:rFonts w:hint="eastAsia" w:asciiTheme="minorEastAsia" w:hAnsiTheme="minorEastAsia" w:eastAsiaTheme="minorEastAsia" w:cstheme="minorEastAsia"/>
            <w:sz w:val="24"/>
            <w:szCs w:val="24"/>
            <w:lang w:val="en-US" w:eastAsia="zh-CN"/>
          </w:rPr>
          <w:delText>英文缩写简称WUF</w:delText>
        </w:r>
      </w:del>
      <w:r>
        <w:rPr>
          <w:rFonts w:hint="eastAsia" w:asciiTheme="minorEastAsia" w:hAnsiTheme="minorEastAsia" w:eastAsiaTheme="minorEastAsia" w:cstheme="minorEastAsia"/>
          <w:sz w:val="24"/>
          <w:szCs w:val="24"/>
          <w:lang w:val="en-US" w:eastAsia="zh-CN"/>
        </w:rPr>
        <w:t>，由联合国于2001年创设并举办，是联合国有关世界城市发展的国际最高论坛。该论坛汇集来自世界各地的参与者，讨论当今世界面临的主要城市挑战。第十三届世界城市论坛（WUF13）于2026年5月17日至22日在阿塞拜疆巴库市举行，主题为“构建安全、韧性的城市与社区”，聚焦住房、城市韧性、社会包容与可持续发展等关键议题。</w:t>
      </w:r>
    </w:p>
    <w:p w14:paraId="5978BE7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ins w:id="44" w:author="柯月怡" w:date="2026-05-22T16:07:56Z"/>
          <w:rFonts w:hint="eastAsia" w:asciiTheme="minorEastAsia" w:hAnsiTheme="minorEastAsia" w:eastAsiaTheme="minorEastAsia" w:cstheme="minorEastAsia"/>
          <w:sz w:val="24"/>
          <w:szCs w:val="24"/>
          <w:lang w:val="en-US" w:eastAsia="zh-CN"/>
        </w:rPr>
      </w:pPr>
    </w:p>
    <w:p w14:paraId="58B6D716">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Theme="minorEastAsia" w:hAnsiTheme="minorEastAsia" w:eastAsiaTheme="minorEastAsia" w:cstheme="minorEastAsia"/>
          <w:sz w:val="24"/>
          <w:szCs w:val="24"/>
          <w:lang w:val="en-US" w:eastAsia="zh-CN"/>
        </w:rPr>
        <w:pPrChange w:id="45" w:author="柯月怡" w:date="2026-05-22T16:07:57Z">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pPr>
        </w:pPrChange>
      </w:pPr>
      <w:ins w:id="46" w:author="柯月怡" w:date="2026-05-22T16:07:59Z">
        <w:r>
          <w:rPr>
            <w:rFonts w:hint="eastAsia" w:asciiTheme="minorEastAsia" w:hAnsiTheme="minorEastAsia" w:eastAsiaTheme="minorEastAsia" w:cstheme="minorEastAsia"/>
            <w:sz w:val="24"/>
            <w:szCs w:val="24"/>
            <w:lang w:val="en-US" w:eastAsia="zh-CN"/>
          </w:rPr>
          <w:drawing>
            <wp:inline distT="0" distB="0" distL="114300" distR="114300">
              <wp:extent cx="3327400" cy="2425700"/>
              <wp:effectExtent l="0" t="0" r="0" b="12700"/>
              <wp:docPr id="1" name="图片 1" descr="/Users/macbookair/Library/Containers/com.kingsoft.wpsoffice.mac/Data/tmp/picturecompress_20260522160839/output_1.pngoutput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Users/macbookair/Library/Containers/com.kingsoft.wpsoffice.mac/Data/tmp/picturecompress_20260522160839/output_1.pngoutput_1"/>
                      <pic:cNvPicPr>
                        <a:picLocks noChangeAspect="1"/>
                      </pic:cNvPicPr>
                    </pic:nvPicPr>
                    <pic:blipFill>
                      <a:blip r:embed="rId4"/>
                      <a:stretch>
                        <a:fillRect/>
                      </a:stretch>
                    </pic:blipFill>
                    <pic:spPr>
                      <a:xfrm>
                        <a:off x="0" y="0"/>
                        <a:ext cx="3327400" cy="2425700"/>
                      </a:xfrm>
                      <a:prstGeom prst="rect">
                        <a:avLst/>
                      </a:prstGeom>
                    </pic:spPr>
                  </pic:pic>
                </a:graphicData>
              </a:graphic>
            </wp:inline>
          </w:drawing>
        </w:r>
      </w:ins>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柯月怡">
    <w15:presenceInfo w15:providerId="WPS Office" w15:userId="70962487"/>
  </w15:person>
  <w15:person w15:author="Yuan">
    <w15:presenceInfo w15:providerId="WPS Office" w15:userId="704858587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1"/>
  <w:embedSystemFonts/>
  <w:bordersDoNotSurroundHeader w:val="0"/>
  <w:bordersDoNotSurroundFooter w:val="0"/>
  <w:trackRevisions w:val="1"/>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FDF6D27"/>
    <w:rsid w:val="003F0E69"/>
    <w:rsid w:val="1DFF4C48"/>
    <w:rsid w:val="2CDA73EF"/>
    <w:rsid w:val="31DA7967"/>
    <w:rsid w:val="3FDF6D27"/>
    <w:rsid w:val="5FCFBDAE"/>
    <w:rsid w:val="75FDEF67"/>
    <w:rsid w:val="78E56830"/>
    <w:rsid w:val="7BFF3ECD"/>
    <w:rsid w:val="7DBE2281"/>
    <w:rsid w:val="7F9BB51B"/>
    <w:rsid w:val="7FE463CA"/>
    <w:rsid w:val="7FFF39DA"/>
    <w:rsid w:val="9FCD236C"/>
    <w:rsid w:val="A2D74CAB"/>
    <w:rsid w:val="A2FFB665"/>
    <w:rsid w:val="B7FFC9DC"/>
    <w:rsid w:val="C7DF8ED3"/>
    <w:rsid w:val="D465FB81"/>
    <w:rsid w:val="DE612642"/>
    <w:rsid w:val="E7D21C09"/>
    <w:rsid w:val="EC5FC1FD"/>
    <w:rsid w:val="FF7F78CD"/>
    <w:rsid w:val="FFBF538A"/>
    <w:rsid w:val="FFF7E45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5">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annotation text"/>
    <w:basedOn w:val="1"/>
    <w:qFormat/>
    <w:uiPriority w:val="0"/>
    <w:pPr>
      <w:jc w:val="left"/>
    </w:pPr>
  </w:style>
</w:styles>
</file>

<file path=word/_rels/document.xml.rels><?xml version="1.0" encoding="UTF-8" standalone="yes"?>
<Relationships xmlns="http://schemas.openxmlformats.org/package/2006/relationships"><Relationship Id="rId6" Type="http://schemas.microsoft.com/office/2011/relationships/people" Target="people.xml"/><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1238</Words>
  <Characters>1303</Characters>
  <Lines>0</Lines>
  <Paragraphs>0</Paragraphs>
  <TotalTime>38</TotalTime>
  <ScaleCrop>false</ScaleCrop>
  <LinksUpToDate>false</LinksUpToDate>
  <CharactersWithSpaces>1308</CharactersWithSpaces>
  <Application>WPS Office_12.1.22553.22553_F1E327BC-269C-435d-A152-05C5408002CA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2026-05-22T11:31:00Z</dcterms:created>
  <dc:creator>柯月怡</dc:creator>
  <cp:lastModifiedBy>柯月怡</cp:lastModifiedBy>
  <dcterms:modified xsi:type="dcterms:W3CDTF">2026-05-29T10:33:30Z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2052-12.1.22553.22553</vt:lpwstr>
  </property>
  <property fmtid="{D5CDD505-2E9C-101B-9397-08002B2CF9AE}" pid="3" name="ICV">
    <vt:lpwstr>695CB5DA9332F217E3F60F6AE9B79A06_43</vt:lpwstr>
  </property>
  <property fmtid="{D5CDD505-2E9C-101B-9397-08002B2CF9AE}" pid="4" name="KSOTemplateDocerSaveRecord">
    <vt:lpwstr>eyJoZGlkIjoiNjY1YTU0NjFjYjFmNDI2YjhmMjE0NTA0ZWZhOGQ1MDIiLCJ1c2VySWQiOiIxMjIzOTgyMzQ0In0=</vt:lpwstr>
  </property>
</Properties>
</file>