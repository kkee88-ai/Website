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8A31E">
      <w:pPr>
        <w:pStyle w:val="2"/>
        <w:keepNext w:val="0"/>
        <w:keepLines w:val="0"/>
        <w:widowControl/>
        <w:suppressLineNumbers w:val="0"/>
      </w:pPr>
      <w:r>
        <w:rPr>
          <w:rStyle w:val="5"/>
          <w:rFonts w:hint="default"/>
        </w:rPr>
        <w:t>Release</w:t>
      </w:r>
      <w:r>
        <w:rPr>
          <w:rStyle w:val="5"/>
          <w:rFonts w:hint="eastAsia"/>
          <w:lang w:val="en-US" w:eastAsia="zh-CN"/>
        </w:rPr>
        <w:t xml:space="preserve"> </w:t>
      </w:r>
      <w:r>
        <w:rPr>
          <w:rStyle w:val="5"/>
        </w:rPr>
        <w:t xml:space="preserve">of the 7th Guangzhou Award </w:t>
      </w:r>
      <w:r>
        <w:rPr>
          <w:rStyle w:val="5"/>
          <w:rFonts w:hint="default"/>
        </w:rPr>
        <w:t xml:space="preserve">Shortlist </w:t>
      </w:r>
      <w:r>
        <w:rPr>
          <w:rStyle w:val="5"/>
        </w:rPr>
        <w:t>Announced</w:t>
      </w:r>
      <w:r>
        <w:t xml:space="preserve"> </w:t>
      </w:r>
      <w:r>
        <w:rPr>
          <w:rStyle w:val="5"/>
        </w:rPr>
        <w:t xml:space="preserve">15 Urban Innovation </w:t>
      </w:r>
      <w:r>
        <w:rPr>
          <w:rStyle w:val="5"/>
          <w:rFonts w:hint="eastAsia"/>
          <w:lang w:val="en-US" w:eastAsia="zh-CN"/>
        </w:rPr>
        <w:t xml:space="preserve">Initiatives </w:t>
      </w:r>
      <w:r>
        <w:rPr>
          <w:rStyle w:val="5"/>
        </w:rPr>
        <w:t>Shortlisted for Final Review</w:t>
      </w:r>
    </w:p>
    <w:p w14:paraId="00EC929B">
      <w:pPr>
        <w:pStyle w:val="2"/>
        <w:keepNext w:val="0"/>
        <w:keepLines w:val="0"/>
        <w:widowControl/>
        <w:suppressLineNumbers w:val="0"/>
        <w:rPr>
          <w:rFonts w:hint="eastAsia" w:eastAsiaTheme="minorEastAsia"/>
          <w:highlight w:val="none"/>
          <w:lang w:val="en-US" w:eastAsia="zh-CN"/>
        </w:rPr>
      </w:pPr>
      <w:r>
        <w:t xml:space="preserve">On 25 June 2026, during the United Cities and Local Governments (UCLG) </w:t>
      </w:r>
      <w:r>
        <w:rPr>
          <w:rFonts w:hint="eastAsia"/>
          <w:highlight w:val="none"/>
          <w:lang w:val="en-US" w:eastAsia="zh-CN"/>
        </w:rPr>
        <w:t>Congress</w:t>
      </w:r>
      <w:r>
        <w:t xml:space="preserve">, the </w:t>
      </w:r>
      <w:r>
        <w:rPr>
          <w:rFonts w:hint="eastAsia"/>
          <w:lang w:val="en-US" w:eastAsia="zh-CN"/>
        </w:rPr>
        <w:t>s</w:t>
      </w:r>
      <w:r>
        <w:rPr>
          <w:rFonts w:hint="default"/>
        </w:rPr>
        <w:t>hortlist</w:t>
      </w:r>
      <w:r>
        <w:t xml:space="preserve"> of the 7th Guangzhou International Award for Urban Innovation (hereinafter referred to as the </w:t>
      </w:r>
      <w:r>
        <w:rPr>
          <w:rFonts w:hint="default"/>
          <w:lang w:val="en-US" w:eastAsia="zh-CN"/>
        </w:rPr>
        <w:t>“</w:t>
      </w:r>
      <w:r>
        <w:t>Guangzhou Award</w:t>
      </w:r>
      <w:r>
        <w:rPr>
          <w:rFonts w:hint="default"/>
          <w:lang w:val="en-US" w:eastAsia="zh-CN"/>
        </w:rPr>
        <w:t>”</w:t>
      </w:r>
      <w:r>
        <w:t xml:space="preserve">) </w:t>
      </w:r>
      <w:r>
        <w:rPr>
          <w:rFonts w:hint="eastAsia"/>
          <w:lang w:val="en-US" w:eastAsia="zh-CN"/>
        </w:rPr>
        <w:t xml:space="preserve">were </w:t>
      </w:r>
      <w:r>
        <w:t>officially announced in Tangier, Morocco, unveiling 15 shor</w:t>
      </w:r>
      <w:r>
        <w:rPr>
          <w:rFonts w:hint="eastAsia"/>
          <w:lang w:val="en-US" w:eastAsia="zh-CN"/>
        </w:rPr>
        <w:t>t-l</w:t>
      </w:r>
      <w:r>
        <w:t xml:space="preserve">isted </w:t>
      </w:r>
      <w:r>
        <w:rPr>
          <w:rFonts w:hint="eastAsia"/>
          <w:lang w:val="en-US" w:eastAsia="zh-CN"/>
        </w:rPr>
        <w:t xml:space="preserve">initiatives </w:t>
      </w:r>
      <w:r>
        <w:t>and 30</w:t>
      </w:r>
      <w:r>
        <w:rPr>
          <w:rFonts w:hint="eastAsia"/>
          <w:lang w:val="en-US" w:eastAsia="zh-CN"/>
        </w:rPr>
        <w:t xml:space="preserve"> </w:t>
      </w:r>
      <w:r>
        <w:rPr>
          <w:rFonts w:hint="eastAsia"/>
          <w:highlight w:val="none"/>
          <w:lang w:val="en-US" w:eastAsia="zh-CN"/>
        </w:rPr>
        <w:t>e</w:t>
      </w:r>
      <w:r>
        <w:rPr>
          <w:rFonts w:hint="eastAsia"/>
          <w:highlight w:val="none"/>
        </w:rPr>
        <w:t xml:space="preserve">xemplary </w:t>
      </w:r>
      <w:r>
        <w:rPr>
          <w:rFonts w:hint="eastAsia"/>
          <w:highlight w:val="none"/>
          <w:lang w:val="en-US" w:eastAsia="zh-CN"/>
        </w:rPr>
        <w:t>i</w:t>
      </w:r>
      <w:r>
        <w:rPr>
          <w:rFonts w:hint="eastAsia"/>
          <w:highlight w:val="none"/>
        </w:rPr>
        <w:t>nitiatives</w:t>
      </w:r>
      <w:r>
        <w:rPr>
          <w:rFonts w:hint="eastAsia"/>
          <w:highlight w:val="none"/>
          <w:lang w:val="en-US" w:eastAsia="zh-CN"/>
        </w:rPr>
        <w:t>.</w:t>
      </w:r>
    </w:p>
    <w:p w14:paraId="66B3DFBD">
      <w:pPr>
        <w:pStyle w:val="2"/>
        <w:keepNext w:val="0"/>
        <w:keepLines w:val="0"/>
        <w:widowControl/>
        <w:suppressLineNumbers w:val="0"/>
      </w:pPr>
      <w:r>
        <w:rPr>
          <w:rStyle w:val="6"/>
        </w:rPr>
        <w:t>(Photo: List of 15 short</w:t>
      </w:r>
      <w:r>
        <w:rPr>
          <w:rStyle w:val="6"/>
          <w:rFonts w:hint="eastAsia"/>
          <w:lang w:val="en-US" w:eastAsia="zh-CN"/>
        </w:rPr>
        <w:t>-</w:t>
      </w:r>
      <w:r>
        <w:rPr>
          <w:rStyle w:val="6"/>
        </w:rPr>
        <w:t xml:space="preserve">listed </w:t>
      </w:r>
      <w:ins w:id="0" w:author="柯月怡" w:date="2026-06-05T17:18:21Z">
        <w:r>
          <w:rPr>
            <w:rStyle w:val="6"/>
            <w:rFonts w:hint="default"/>
            <w:lang w:val="en-US"/>
          </w:rPr>
          <w:t>in</w:t>
        </w:r>
      </w:ins>
      <w:ins w:id="1" w:author="柯月怡" w:date="2026-06-05T17:18:22Z">
        <w:r>
          <w:rPr>
            <w:rStyle w:val="6"/>
            <w:rFonts w:hint="default"/>
            <w:lang w:val="en-US"/>
          </w:rPr>
          <w:t>i</w:t>
        </w:r>
      </w:ins>
      <w:ins w:id="2" w:author="柯月怡" w:date="2026-06-05T17:18:23Z">
        <w:r>
          <w:rPr>
            <w:rStyle w:val="6"/>
            <w:rFonts w:hint="default"/>
            <w:lang w:val="en-US"/>
          </w:rPr>
          <w:t>t</w:t>
        </w:r>
      </w:ins>
      <w:ins w:id="3" w:author="柯月怡" w:date="2026-06-05T17:18:26Z">
        <w:r>
          <w:rPr>
            <w:rStyle w:val="6"/>
            <w:rFonts w:hint="default"/>
            <w:lang w:val="en-US"/>
          </w:rPr>
          <w:t>iat</w:t>
        </w:r>
      </w:ins>
      <w:ins w:id="4" w:author="柯月怡" w:date="2026-06-05T17:18:27Z">
        <w:r>
          <w:rPr>
            <w:rStyle w:val="6"/>
            <w:rFonts w:hint="default"/>
            <w:lang w:val="en-US"/>
          </w:rPr>
          <w:t>ives</w:t>
        </w:r>
      </w:ins>
      <w:r>
        <w:rPr>
          <w:rStyle w:val="6"/>
        </w:rPr>
        <w:t>)</w:t>
      </w:r>
    </w:p>
    <w:p w14:paraId="75F93D7E">
      <w:pPr>
        <w:pStyle w:val="2"/>
        <w:keepNext w:val="0"/>
        <w:keepLines w:val="0"/>
        <w:widowControl/>
        <w:suppressLineNumbers w:val="0"/>
      </w:pPr>
      <w:r>
        <w:t xml:space="preserve">As a key side event of the 2026 UCLG </w:t>
      </w:r>
      <w:r>
        <w:rPr>
          <w:highlight w:val="none"/>
        </w:rPr>
        <w:t>Congress and World Summit of Local and Regional Leaders</w:t>
      </w:r>
      <w:r>
        <w:t xml:space="preserve">, the </w:t>
      </w:r>
      <w:r>
        <w:rPr>
          <w:rFonts w:hint="eastAsia"/>
          <w:lang w:val="en-US" w:eastAsia="zh-CN"/>
        </w:rPr>
        <w:t>s</w:t>
      </w:r>
      <w:r>
        <w:rPr>
          <w:rFonts w:hint="default"/>
        </w:rPr>
        <w:t>hortlist</w:t>
      </w:r>
      <w:r>
        <w:t xml:space="preserve"> of this </w:t>
      </w:r>
      <w:r>
        <w:rPr>
          <w:rFonts w:hint="eastAsia"/>
          <w:lang w:val="en-US" w:eastAsia="zh-CN"/>
        </w:rPr>
        <w:t xml:space="preserve">cycle </w:t>
      </w:r>
      <w:r>
        <w:t>of the Guangzhou Award</w:t>
      </w:r>
      <w:r>
        <w:rPr>
          <w:rFonts w:hint="eastAsia"/>
          <w:lang w:val="en-US" w:eastAsia="zh-CN"/>
        </w:rPr>
        <w:t xml:space="preserve"> was</w:t>
      </w:r>
      <w:r>
        <w:t xml:space="preserve"> held in Tangier from 22 to 25 June. The </w:t>
      </w:r>
      <w:r>
        <w:rPr>
          <w:rFonts w:hint="eastAsia"/>
          <w:lang w:val="en-US" w:eastAsia="zh-CN"/>
        </w:rPr>
        <w:t>T</w:t>
      </w:r>
      <w:r>
        <w:t xml:space="preserve">echnical </w:t>
      </w:r>
      <w:r>
        <w:rPr>
          <w:rFonts w:hint="eastAsia"/>
          <w:lang w:val="en-US" w:eastAsia="zh-CN"/>
        </w:rPr>
        <w:t>C</w:t>
      </w:r>
      <w:r>
        <w:t>ommittee of</w:t>
      </w:r>
      <w:r>
        <w:rPr>
          <w:highlight w:val="none"/>
        </w:rPr>
        <w:t xml:space="preserve"> the </w:t>
      </w:r>
      <w:r>
        <w:rPr>
          <w:rFonts w:hint="eastAsia"/>
          <w:highlight w:val="none"/>
          <w:lang w:val="en-US" w:eastAsia="zh-CN"/>
        </w:rPr>
        <w:t xml:space="preserve">7th </w:t>
      </w:r>
      <w:r>
        <w:rPr>
          <w:highlight w:val="none"/>
        </w:rPr>
        <w:t>Guangzhou Award</w:t>
      </w:r>
      <w:r>
        <w:t xml:space="preserve"> comprises nine international experts from diverse professional fields, who conducted a comprehensive evaluation of the submitted </w:t>
      </w:r>
      <w:r>
        <w:rPr>
          <w:rFonts w:hint="eastAsia"/>
          <w:lang w:val="en-US" w:eastAsia="zh-CN"/>
        </w:rPr>
        <w:t xml:space="preserve">initiatives </w:t>
      </w:r>
      <w:r>
        <w:t xml:space="preserve">based on criteria including innovativeness, effectiveness, </w:t>
      </w:r>
      <w:r>
        <w:rPr>
          <w:rFonts w:hint="eastAsia"/>
        </w:rPr>
        <w:t>transferability</w:t>
      </w:r>
      <w:r>
        <w:t xml:space="preserve">, and </w:t>
      </w:r>
      <w:r>
        <w:rPr>
          <w:rFonts w:hint="eastAsia"/>
        </w:rPr>
        <w:t xml:space="preserve">significance </w:t>
      </w:r>
      <w:r>
        <w:t xml:space="preserve">, as well as the relevance of </w:t>
      </w:r>
      <w:r>
        <w:rPr>
          <w:rFonts w:hint="eastAsia"/>
        </w:rPr>
        <w:t>the initiative to the SDGs and the NUA</w:t>
      </w:r>
      <w:r>
        <w:t>.</w:t>
      </w:r>
    </w:p>
    <w:p w14:paraId="53C1052A">
      <w:pPr>
        <w:pStyle w:val="2"/>
        <w:keepNext w:val="0"/>
        <w:keepLines w:val="0"/>
        <w:widowControl/>
        <w:suppressLineNumbers w:val="0"/>
      </w:pPr>
      <w:r>
        <w:t xml:space="preserve">At the </w:t>
      </w:r>
      <w:r>
        <w:rPr>
          <w:rFonts w:hint="eastAsia"/>
          <w:highlight w:val="none"/>
          <w:lang w:val="en-US" w:eastAsia="zh-CN"/>
        </w:rPr>
        <w:t xml:space="preserve">event </w:t>
      </w:r>
      <w:r>
        <w:t xml:space="preserve">announcing the </w:t>
      </w:r>
      <w:r>
        <w:rPr>
          <w:rFonts w:hint="eastAsia"/>
          <w:lang w:val="en-US" w:eastAsia="zh-CN"/>
        </w:rPr>
        <w:t>shortlist</w:t>
      </w:r>
      <w:r>
        <w:t xml:space="preserve">, speeches were delivered by Hu Hao, </w:t>
      </w:r>
      <w:r>
        <w:rPr>
          <w:highlight w:val="none"/>
        </w:rPr>
        <w:t>Vice Mayor</w:t>
      </w:r>
      <w:r>
        <w:t xml:space="preserve"> of Guangzhou Municipal Government; </w:t>
      </w:r>
      <w:r>
        <w:rPr>
          <w:highlight w:val="none"/>
        </w:rPr>
        <w:t>Emilia Saiz, Secretary General</w:t>
      </w:r>
      <w:r>
        <w:t xml:space="preserve"> of UCLG; and</w:t>
      </w:r>
      <w:r>
        <w:rPr>
          <w:highlight w:val="none"/>
        </w:rPr>
        <w:t xml:space="preserve"> Jordi Vaquer, Secretary General</w:t>
      </w:r>
      <w:r>
        <w:t xml:space="preserve"> of Metropolis (World Association of Major Metropolises). The release of the </w:t>
      </w:r>
      <w:r>
        <w:rPr>
          <w:rFonts w:hint="eastAsia"/>
          <w:lang w:val="en-US" w:eastAsia="zh-CN"/>
        </w:rPr>
        <w:t xml:space="preserve">7th </w:t>
      </w:r>
      <w:r>
        <w:t>Guangzhou Award preliminary review results was jointly witnessed by Lu Xiangdong,</w:t>
      </w:r>
      <w:r>
        <w:rPr>
          <w:highlight w:val="none"/>
        </w:rPr>
        <w:t xml:space="preserve"> Vice President of the Chinese People</w:t>
      </w:r>
      <w:r>
        <w:rPr>
          <w:rFonts w:hint="default"/>
          <w:highlight w:val="none"/>
          <w:lang w:val="en-US" w:eastAsia="zh-CN"/>
        </w:rPr>
        <w:t>’</w:t>
      </w:r>
      <w:r>
        <w:rPr>
          <w:highlight w:val="none"/>
        </w:rPr>
        <w:t>s Association for Friendship with Foreign Countries</w:t>
      </w:r>
      <w:r>
        <w:t xml:space="preserve">; </w:t>
      </w:r>
      <w:r>
        <w:rPr>
          <w:highlight w:val="none"/>
        </w:rPr>
        <w:t xml:space="preserve">Lee Jang-woo, President </w:t>
      </w:r>
      <w:r>
        <w:t xml:space="preserve">of UCLG; and representatives of cities from around the world. </w:t>
      </w:r>
      <w:r>
        <w:rPr>
          <w:rFonts w:hint="eastAsia"/>
          <w:lang w:val="en-US" w:eastAsia="zh-CN"/>
        </w:rPr>
        <w:t>During</w:t>
      </w:r>
      <w:r>
        <w:t xml:space="preserve"> the event, </w:t>
      </w:r>
      <w:r>
        <w:rPr>
          <w:highlight w:val="none"/>
        </w:rPr>
        <w:t>Vice Mayor</w:t>
      </w:r>
      <w:r>
        <w:t xml:space="preserve"> Hu Hao also met with members of the </w:t>
      </w:r>
      <w:r>
        <w:rPr>
          <w:rFonts w:hint="eastAsia"/>
          <w:lang w:val="en-US" w:eastAsia="zh-CN"/>
        </w:rPr>
        <w:t>2026</w:t>
      </w:r>
      <w:r>
        <w:t xml:space="preserve"> Guangzhou Award </w:t>
      </w:r>
      <w:r>
        <w:rPr>
          <w:rFonts w:hint="eastAsia"/>
          <w:lang w:val="en-US" w:eastAsia="zh-CN"/>
        </w:rPr>
        <w:t>T</w:t>
      </w:r>
      <w:r>
        <w:t xml:space="preserve">echnical </w:t>
      </w:r>
      <w:r>
        <w:rPr>
          <w:rFonts w:hint="eastAsia"/>
          <w:lang w:val="en-US" w:eastAsia="zh-CN"/>
        </w:rPr>
        <w:t>C</w:t>
      </w:r>
      <w:r>
        <w:t xml:space="preserve">ommittee and international advisor You Jianhua, presenting them with </w:t>
      </w:r>
      <w:r>
        <w:rPr>
          <w:highlight w:val="none"/>
        </w:rPr>
        <w:t>letters of appointment</w:t>
      </w:r>
      <w:r>
        <w:t xml:space="preserve"> on behalf of the Guangzhou Award </w:t>
      </w:r>
      <w:r>
        <w:rPr>
          <w:highlight w:val="none"/>
        </w:rPr>
        <w:t>Organising Committee</w:t>
      </w:r>
      <w:r>
        <w:t>.</w:t>
      </w:r>
    </w:p>
    <w:p w14:paraId="47BCE13B">
      <w:pPr>
        <w:pStyle w:val="2"/>
        <w:keepNext w:val="0"/>
        <w:keepLines w:val="0"/>
        <w:widowControl/>
        <w:suppressLineNumbers w:val="0"/>
        <w:rPr>
          <w:rFonts w:hint="default" w:eastAsiaTheme="minorEastAsia"/>
          <w:i/>
          <w:iCs/>
          <w:lang w:val="en-US" w:eastAsia="zh-CN"/>
        </w:rPr>
      </w:pPr>
      <w:r>
        <w:rPr>
          <w:rFonts w:hint="eastAsia"/>
          <w:i/>
          <w:iCs/>
          <w:lang w:val="en-US" w:eastAsia="zh-CN"/>
        </w:rPr>
        <w:t>(Photo：</w:t>
      </w:r>
      <w:ins w:id="5" w:author="柯月怡" w:date="2026-06-05T17:18:42Z">
        <w:r>
          <w:rPr>
            <w:rFonts w:hint="default"/>
            <w:i/>
            <w:iCs/>
            <w:lang w:val="en-US" w:eastAsia="zh-CN"/>
          </w:rPr>
          <w:t>S</w:t>
        </w:r>
      </w:ins>
      <w:ins w:id="6" w:author="柯月怡" w:date="2026-06-05T17:18:43Z">
        <w:r>
          <w:rPr>
            <w:rFonts w:hint="default"/>
            <w:i/>
            <w:iCs/>
            <w:lang w:val="en-US" w:eastAsia="zh-CN"/>
          </w:rPr>
          <w:t>c</w:t>
        </w:r>
      </w:ins>
      <w:ins w:id="7" w:author="柯月怡" w:date="2026-06-05T17:18:44Z">
        <w:r>
          <w:rPr>
            <w:rFonts w:hint="default"/>
            <w:i/>
            <w:iCs/>
            <w:lang w:val="en-US" w:eastAsia="zh-CN"/>
          </w:rPr>
          <w:t xml:space="preserve">ene </w:t>
        </w:r>
      </w:ins>
      <w:ins w:id="8" w:author="柯月怡" w:date="2026-06-05T17:18:45Z">
        <w:r>
          <w:rPr>
            <w:rFonts w:hint="default"/>
            <w:i/>
            <w:iCs/>
            <w:lang w:val="en-US" w:eastAsia="zh-CN"/>
          </w:rPr>
          <w:t>p</w:t>
        </w:r>
      </w:ins>
      <w:ins w:id="9" w:author="柯月怡" w:date="2026-06-05T17:18:46Z">
        <w:r>
          <w:rPr>
            <w:rFonts w:hint="default"/>
            <w:i/>
            <w:iCs/>
            <w:lang w:val="en-US" w:eastAsia="zh-CN"/>
          </w:rPr>
          <w:t>hot</w:t>
        </w:r>
      </w:ins>
      <w:ins w:id="10" w:author="柯月怡" w:date="2026-06-05T17:18:47Z">
        <w:r>
          <w:rPr>
            <w:rFonts w:hint="default"/>
            <w:i/>
            <w:iCs/>
            <w:lang w:val="en-US" w:eastAsia="zh-CN"/>
          </w:rPr>
          <w:t xml:space="preserve">os of </w:t>
        </w:r>
      </w:ins>
      <w:ins w:id="11" w:author="柯月怡" w:date="2026-06-05T17:18:48Z">
        <w:r>
          <w:rPr>
            <w:rFonts w:hint="default"/>
            <w:i/>
            <w:iCs/>
            <w:lang w:val="en-US" w:eastAsia="zh-CN"/>
          </w:rPr>
          <w:t>t</w:t>
        </w:r>
      </w:ins>
      <w:ins w:id="12" w:author="柯月怡" w:date="2026-06-05T17:18:49Z">
        <w:r>
          <w:rPr>
            <w:rFonts w:hint="default"/>
            <w:i/>
            <w:iCs/>
            <w:lang w:val="en-US" w:eastAsia="zh-CN"/>
          </w:rPr>
          <w:t xml:space="preserve">he </w:t>
        </w:r>
      </w:ins>
      <w:ins w:id="13" w:author="柯月怡" w:date="2026-06-05T17:18:50Z">
        <w:r>
          <w:rPr>
            <w:rFonts w:hint="default"/>
            <w:i/>
            <w:iCs/>
            <w:lang w:val="en-US" w:eastAsia="zh-CN"/>
          </w:rPr>
          <w:t>event</w:t>
        </w:r>
      </w:ins>
      <w:r>
        <w:rPr>
          <w:rFonts w:hint="eastAsia"/>
          <w:i/>
          <w:iCs/>
          <w:lang w:val="en-US" w:eastAsia="zh-CN"/>
        </w:rPr>
        <w:t>)</w:t>
      </w:r>
    </w:p>
    <w:p w14:paraId="26BACBD0">
      <w:pPr>
        <w:pStyle w:val="2"/>
        <w:keepNext w:val="0"/>
        <w:keepLines w:val="0"/>
        <w:widowControl/>
        <w:suppressLineNumbers w:val="0"/>
        <w:rPr>
          <w:rFonts w:hint="eastAsia"/>
          <w:u w:val="single"/>
          <w:lang w:val="en-US" w:eastAsia="zh-CN"/>
        </w:rPr>
      </w:pPr>
      <w:ins w:id="14" w:author="柯月怡" w:date="2026-06-05T17:34:02Z">
        <w:r>
          <w:rPr>
            <w:rFonts w:hint="eastAsia"/>
            <w:u w:val="single"/>
          </w:rPr>
          <w:t>Hu Hao stated in his speech that</w:t>
        </w:r>
      </w:ins>
      <w:ins w:id="15" w:author="柯月怡" w:date="2026-06-05T17:34:03Z">
        <w:r>
          <w:rPr>
            <w:rFonts w:hint="eastAsia"/>
            <w:u w:val="single"/>
            <w:lang w:val="en-US" w:eastAsia="zh-CN"/>
          </w:rPr>
          <w:t xml:space="preserve"> </w:t>
        </w:r>
      </w:ins>
      <w:ins w:id="16" w:author="柯月怡" w:date="2026-06-05T17:17:32Z">
        <w:r>
          <w:rPr>
            <w:rFonts w:hint="eastAsia"/>
            <w:u w:val="single"/>
          </w:rPr>
          <w:t xml:space="preserve">since its establishment in 2012, the Guangzhou Award has been dedicated to building a platform for global cities to exchange, learn from each other, and collaborate in innovation. Over the past 14 years, Guangzhou has continuously deepened cooperation with </w:t>
        </w:r>
      </w:ins>
      <w:ins w:id="17" w:author="柯月怡" w:date="2026-06-05T17:17:32Z">
        <w:r>
          <w:rPr>
            <w:u w:val="single"/>
          </w:rPr>
          <w:t>UCLG</w:t>
        </w:r>
      </w:ins>
      <w:ins w:id="18" w:author="柯月怡" w:date="2026-06-05T17:17:32Z">
        <w:r>
          <w:rPr>
            <w:rFonts w:hint="default"/>
            <w:u w:val="single"/>
            <w:lang w:val="en-US"/>
          </w:rPr>
          <w:t xml:space="preserve"> </w:t>
        </w:r>
      </w:ins>
      <w:ins w:id="19" w:author="柯月怡" w:date="2026-06-05T17:17:32Z">
        <w:r>
          <w:rPr>
            <w:rFonts w:hint="eastAsia"/>
            <w:u w:val="single"/>
          </w:rPr>
          <w:t xml:space="preserve">and </w:t>
        </w:r>
      </w:ins>
      <w:ins w:id="20" w:author="柯月怡" w:date="2026-06-05T17:17:32Z">
        <w:r>
          <w:rPr>
            <w:u w:val="single"/>
          </w:rPr>
          <w:t>Metropolis</w:t>
        </w:r>
      </w:ins>
      <w:ins w:id="21" w:author="柯月怡" w:date="2026-06-05T17:17:32Z">
        <w:r>
          <w:rPr>
            <w:rFonts w:hint="eastAsia"/>
            <w:u w:val="single"/>
          </w:rPr>
          <w:t xml:space="preserve">. Through mechanisms such as </w:t>
        </w:r>
      </w:ins>
      <w:ins w:id="22" w:author="柯月怡" w:date="2026-06-05T17:17:32Z">
        <w:r>
          <w:rPr>
            <w:rFonts w:hint="eastAsia"/>
            <w:u w:val="single"/>
            <w:lang w:val="en-US" w:eastAsia="zh-CN"/>
          </w:rPr>
          <w:t>i</w:t>
        </w:r>
      </w:ins>
      <w:ins w:id="23" w:author="柯月怡" w:date="2026-06-05T17:17:32Z">
        <w:r>
          <w:rPr>
            <w:rFonts w:hint="default"/>
            <w:u w:val="single"/>
            <w:lang w:val="en-US" w:eastAsia="zh-CN"/>
          </w:rPr>
          <w:t>nitiatives</w:t>
        </w:r>
      </w:ins>
      <w:ins w:id="24" w:author="柯月怡" w:date="2026-06-05T17:17:32Z">
        <w:r>
          <w:rPr>
            <w:rFonts w:hint="eastAsia"/>
            <w:u w:val="single"/>
          </w:rPr>
          <w:t xml:space="preserve"> collection, award promotion, and experience sharing, it has promoted the development of the global city movement and facilitated the international dissemination and application of urban innovation achievements. The Guangzhou Award not only gathers urban governance practices from all over the world but also provides an important bridge for outstanding </w:t>
        </w:r>
      </w:ins>
      <w:ins w:id="25" w:author="柯月怡" w:date="2026-06-05T17:17:32Z">
        <w:r>
          <w:rPr>
            <w:rFonts w:hint="eastAsia"/>
            <w:u w:val="single"/>
            <w:lang w:val="en-US" w:eastAsia="zh-CN"/>
          </w:rPr>
          <w:t>i</w:t>
        </w:r>
      </w:ins>
      <w:ins w:id="26" w:author="柯月怡" w:date="2026-06-05T17:17:32Z">
        <w:r>
          <w:rPr>
            <w:rFonts w:hint="default"/>
            <w:u w:val="single"/>
            <w:lang w:val="en-US" w:eastAsia="zh-CN"/>
          </w:rPr>
          <w:t>nitiatives</w:t>
        </w:r>
      </w:ins>
      <w:ins w:id="27" w:author="柯月怡" w:date="2026-06-05T17:17:32Z">
        <w:r>
          <w:rPr>
            <w:rFonts w:hint="eastAsia"/>
            <w:u w:val="single"/>
          </w:rPr>
          <w:t xml:space="preserve"> to reach the international stage and serve the sustainable development of global cities. In the future, Guangzhou is willing to continue relying on the two international organization platforms, work together with global partners to deepen practical cooperation, and jointly promote global urban governance innovation and sustainable development.</w:t>
        </w:r>
      </w:ins>
      <w:r>
        <w:br w:type="textWrapping"/>
      </w:r>
      <w:r>
        <w:br w:type="textWrapping"/>
      </w:r>
      <w:r>
        <w:t xml:space="preserve">In her remarks, </w:t>
      </w:r>
      <w:r>
        <w:rPr>
          <w:highlight w:val="none"/>
        </w:rPr>
        <w:t>Emilia Saiz</w:t>
      </w:r>
      <w:r>
        <w:t xml:space="preserve"> spoke highly of the Guangzhou Award</w:t>
      </w:r>
      <w:r>
        <w:rPr>
          <w:rFonts w:hint="default"/>
          <w:lang w:val="en-US" w:eastAsia="zh-CN"/>
        </w:rPr>
        <w:t>’</w:t>
      </w:r>
      <w:r>
        <w:t>s long-standing role in promoting exchange</w:t>
      </w:r>
      <w:r>
        <w:rPr>
          <w:rFonts w:hint="eastAsia"/>
          <w:lang w:val="en-US" w:eastAsia="zh-CN"/>
        </w:rPr>
        <w:t>s</w:t>
      </w:r>
      <w:r>
        <w:t xml:space="preserve"> </w:t>
      </w:r>
      <w:r>
        <w:rPr>
          <w:rFonts w:hint="eastAsia"/>
          <w:lang w:val="en-US" w:eastAsia="zh-CN"/>
        </w:rPr>
        <w:t xml:space="preserve">on </w:t>
      </w:r>
      <w:r>
        <w:t xml:space="preserve">urban innovation </w:t>
      </w:r>
      <w:r>
        <w:rPr>
          <w:rFonts w:hint="eastAsia"/>
          <w:lang w:val="en-US" w:eastAsia="zh-CN"/>
        </w:rPr>
        <w:t xml:space="preserve">worldwide </w:t>
      </w:r>
      <w:r>
        <w:t xml:space="preserve">and facilitating local government participation in global governance. She stated that ……. </w:t>
      </w:r>
      <w:r>
        <w:rPr>
          <w:highlight w:val="none"/>
        </w:rPr>
        <w:t xml:space="preserve">Jordi Vaquer </w:t>
      </w:r>
      <w:r>
        <w:t>stated that ……</w:t>
      </w:r>
      <w:r>
        <w:br w:type="textWrapping"/>
      </w:r>
      <w:r>
        <w:rPr>
          <w:rFonts w:hint="eastAsia"/>
          <w:u w:val="single"/>
        </w:rPr>
        <w:br w:type="textWrapping"/>
      </w:r>
      <w:ins w:id="28" w:author="柯月怡" w:date="2026-06-05T17:35:18Z">
        <w:r>
          <w:rPr>
            <w:rFonts w:hint="eastAsia"/>
            <w:u w:val="none"/>
          </w:rPr>
          <w:t xml:space="preserve">In his </w:t>
        </w:r>
      </w:ins>
      <w:ins w:id="29" w:author="柯月怡" w:date="2026-06-05T17:37:57Z">
        <w:r>
          <w:rPr>
            <w:rFonts w:hint="default"/>
            <w:u w:val="none"/>
            <w:lang w:val="en-US"/>
          </w:rPr>
          <w:t>re</w:t>
        </w:r>
        <w:bookmarkStart w:id="0" w:name="_GoBack"/>
        <w:bookmarkEnd w:id="0"/>
        <w:r>
          <w:rPr>
            <w:rFonts w:hint="default"/>
            <w:u w:val="none"/>
            <w:lang w:val="en-US"/>
          </w:rPr>
          <w:t>ma</w:t>
        </w:r>
      </w:ins>
      <w:ins w:id="30" w:author="柯月怡" w:date="2026-06-05T17:37:58Z">
        <w:r>
          <w:rPr>
            <w:rFonts w:hint="default"/>
            <w:u w:val="none"/>
            <w:lang w:val="en-US"/>
          </w:rPr>
          <w:t>rks</w:t>
        </w:r>
      </w:ins>
      <w:ins w:id="31" w:author="柯月怡" w:date="2026-06-05T17:17:01Z">
        <w:r>
          <w:rPr>
            <w:rFonts w:hint="eastAsia"/>
            <w:u w:val="none"/>
          </w:rPr>
          <w:t xml:space="preserve">, Lu Xiangdong highly affirmed the significant contributions of the Guangzhou Award to </w:t>
        </w:r>
      </w:ins>
      <w:ins w:id="32" w:author="柯月怡" w:date="2026-06-05T17:17:01Z">
        <w:r>
          <w:rPr>
            <w:rFonts w:hint="eastAsia"/>
            <w:u w:val="none"/>
            <w:lang w:val="en-US" w:eastAsia="zh-CN"/>
          </w:rPr>
          <w:t>i</w:t>
        </w:r>
      </w:ins>
      <w:ins w:id="33" w:author="柯月怡" w:date="2026-06-05T17:17:01Z">
        <w:r>
          <w:rPr>
            <w:rFonts w:hint="eastAsia"/>
            <w:u w:val="none"/>
          </w:rPr>
          <w:t xml:space="preserve">nternational urban multilateral cooperation and innovative global urban governance. He stated that... </w:t>
        </w:r>
      </w:ins>
    </w:p>
    <w:p w14:paraId="7866F7C8">
      <w:pPr>
        <w:pStyle w:val="2"/>
        <w:keepNext w:val="0"/>
        <w:keepLines w:val="0"/>
        <w:widowControl/>
        <w:suppressLineNumbers w:val="0"/>
      </w:pPr>
      <w:r>
        <w:t xml:space="preserve">The </w:t>
      </w:r>
      <w:r>
        <w:rPr>
          <w:highlight w:val="none"/>
        </w:rPr>
        <w:t xml:space="preserve">Chairperson </w:t>
      </w:r>
      <w:r>
        <w:t xml:space="preserve">of the </w:t>
      </w:r>
      <w:r>
        <w:rPr>
          <w:rFonts w:hint="eastAsia"/>
          <w:lang w:val="en-US" w:eastAsia="zh-CN"/>
        </w:rPr>
        <w:t xml:space="preserve">7th </w:t>
      </w:r>
      <w:r>
        <w:t xml:space="preserve">Guangzhou Award Technical Committee, </w:t>
      </w:r>
      <w:r>
        <w:rPr>
          <w:rFonts w:hint="eastAsia"/>
          <w:lang w:val="en-US" w:eastAsia="zh-CN"/>
        </w:rPr>
        <w:t>XXX</w:t>
      </w:r>
      <w:r>
        <w:t xml:space="preserve">, </w:t>
      </w:r>
      <w:r>
        <w:rPr>
          <w:rFonts w:hint="eastAsia"/>
          <w:lang w:val="en-US" w:eastAsia="zh-CN"/>
        </w:rPr>
        <w:t xml:space="preserve">gave an overview of </w:t>
      </w:r>
      <w:r>
        <w:t xml:space="preserve">the </w:t>
      </w:r>
      <w:r>
        <w:rPr>
          <w:highlight w:val="none"/>
        </w:rPr>
        <w:t>preliminary review</w:t>
      </w:r>
      <w:r>
        <w:t xml:space="preserve">. This </w:t>
      </w:r>
      <w:r>
        <w:rPr>
          <w:rFonts w:hint="eastAsia"/>
          <w:lang w:val="en-US" w:eastAsia="zh-CN"/>
        </w:rPr>
        <w:t xml:space="preserve">cycle </w:t>
      </w:r>
      <w:r>
        <w:t xml:space="preserve">of the Guangzhou Award received a total of 381 </w:t>
      </w:r>
      <w:r>
        <w:rPr>
          <w:rFonts w:hint="eastAsia"/>
          <w:lang w:val="en-US" w:eastAsia="zh-CN"/>
        </w:rPr>
        <w:t xml:space="preserve">initiatives on </w:t>
      </w:r>
      <w:r>
        <w:t>urban innovation</w:t>
      </w:r>
      <w:r>
        <w:rPr>
          <w:rFonts w:hint="eastAsia"/>
          <w:lang w:val="en-US" w:eastAsia="zh-CN"/>
        </w:rPr>
        <w:t xml:space="preserve"> in</w:t>
      </w:r>
      <w:r>
        <w:t xml:space="preserve"> urban governance from 248 cities across 60 countries, with both the number of participating cities and </w:t>
      </w:r>
      <w:r>
        <w:rPr>
          <w:rFonts w:hint="eastAsia"/>
          <w:lang w:val="en-US" w:eastAsia="zh-CN"/>
        </w:rPr>
        <w:t xml:space="preserve">initiatives </w:t>
      </w:r>
      <w:r>
        <w:t xml:space="preserve">reaching record highs. The </w:t>
      </w:r>
      <w:r>
        <w:rPr>
          <w:rFonts w:hint="eastAsia"/>
          <w:lang w:val="en-US" w:eastAsia="zh-CN"/>
        </w:rPr>
        <w:t xml:space="preserve">initiatives </w:t>
      </w:r>
      <w:r>
        <w:t xml:space="preserve">span a wide range of areas including digital governance, green and low-carbon development, social inclusion, and public services, reflecting a shared global trend among cities to actively respond to the SDGs and explore pathways for governance innovation. They also highlight the dynamic participation and significant role of </w:t>
      </w:r>
      <w:r>
        <w:rPr>
          <w:rFonts w:hint="eastAsia"/>
        </w:rPr>
        <w:t>Global South cities</w:t>
      </w:r>
      <w:r>
        <w:rPr>
          <w:rFonts w:hint="eastAsia"/>
          <w:lang w:val="en-US" w:eastAsia="zh-CN"/>
        </w:rPr>
        <w:t xml:space="preserve"> </w:t>
      </w:r>
      <w:r>
        <w:t>in urban innovation practice</w:t>
      </w:r>
      <w:r>
        <w:rPr>
          <w:rFonts w:hint="eastAsia"/>
          <w:lang w:val="en-US" w:eastAsia="zh-CN"/>
        </w:rPr>
        <w:t>s</w:t>
      </w:r>
      <w:r>
        <w:t>.</w:t>
      </w:r>
    </w:p>
    <w:p w14:paraId="4A776E72">
      <w:pPr>
        <w:pStyle w:val="2"/>
        <w:keepNext w:val="0"/>
        <w:keepLines w:val="0"/>
        <w:widowControl/>
        <w:suppressLineNumbers w:val="0"/>
      </w:pPr>
      <w:r>
        <w:t>The Guangzhou International Award for Urban Innovation was jointly established in 2012 by the Guangzhou Municipal Government, UCLG, and Metropolis. Held biennially, the Award aims to encourage and promote urban governance innovati</w:t>
      </w:r>
      <w:r>
        <w:rPr>
          <w:rFonts w:hint="eastAsia"/>
          <w:lang w:val="en-US" w:eastAsia="zh-CN"/>
        </w:rPr>
        <w:t>on</w:t>
      </w:r>
      <w:r>
        <w:t xml:space="preserve"> practices worldwide and facilitate inter-city experience exchange and mutual learning. In September 2025, the global call for </w:t>
      </w:r>
      <w:ins w:id="34" w:author="柯月怡" w:date="2026-06-05T17:19:10Z">
        <w:r>
          <w:rPr>
            <w:rFonts w:hint="default"/>
            <w:lang w:val="en-US"/>
          </w:rPr>
          <w:t>ini</w:t>
        </w:r>
      </w:ins>
      <w:ins w:id="35" w:author="柯月怡" w:date="2026-06-05T17:19:11Z">
        <w:r>
          <w:rPr>
            <w:rFonts w:hint="default"/>
            <w:lang w:val="en-US"/>
          </w:rPr>
          <w:t>tiat</w:t>
        </w:r>
      </w:ins>
      <w:ins w:id="36" w:author="柯月怡" w:date="2026-06-05T17:19:12Z">
        <w:r>
          <w:rPr>
            <w:rFonts w:hint="default"/>
            <w:lang w:val="en-US"/>
          </w:rPr>
          <w:t>iv</w:t>
        </w:r>
      </w:ins>
      <w:ins w:id="37" w:author="柯月怡" w:date="2026-06-05T17:19:13Z">
        <w:r>
          <w:rPr>
            <w:rFonts w:hint="default"/>
            <w:lang w:val="en-US"/>
          </w:rPr>
          <w:t>es</w:t>
        </w:r>
      </w:ins>
      <w:r>
        <w:t xml:space="preserve"> for the </w:t>
      </w:r>
      <w:r>
        <w:rPr>
          <w:highlight w:val="none"/>
        </w:rPr>
        <w:t xml:space="preserve">7th Guangzhou Award </w:t>
      </w:r>
      <w:r>
        <w:t xml:space="preserve">was officially launched in Seoul, Republic of Korea, as </w:t>
      </w:r>
      <w:r>
        <w:rPr>
          <w:highlight w:val="none"/>
        </w:rPr>
        <w:t>a key agenda item of the Metropolis 40th Anniversary Congress</w:t>
      </w:r>
      <w:r>
        <w:t xml:space="preserve">, attracting broad attention and active participation from cities around the world. Over the years, the Guangzhou Award has gradually become an important platform for cities globally to showcase governance innovation achievements and deepen exchanges and cooperation. This year, as the </w:t>
      </w:r>
      <w:r>
        <w:rPr>
          <w:highlight w:val="none"/>
        </w:rPr>
        <w:t>UCLG Congress and World Summit of Local and Regional Leaders</w:t>
      </w:r>
      <w:r>
        <w:t xml:space="preserve"> is being held in Tangier, Morocco, the concurrent</w:t>
      </w:r>
      <w:r>
        <w:rPr>
          <w:rFonts w:hint="eastAsia"/>
          <w:lang w:val="en-US" w:eastAsia="zh-CN"/>
        </w:rPr>
        <w:t>ly staged</w:t>
      </w:r>
      <w:r>
        <w:t xml:space="preserve"> preliminary review activities</w:t>
      </w:r>
      <w:r>
        <w:rPr>
          <w:rFonts w:hint="eastAsia"/>
          <w:lang w:val="en-US" w:eastAsia="zh-CN"/>
        </w:rPr>
        <w:t xml:space="preserve"> of </w:t>
      </w:r>
      <w:r>
        <w:rPr>
          <w:rFonts w:hint="eastAsia"/>
          <w:highlight w:val="none"/>
          <w:lang w:val="en-US" w:eastAsia="zh-CN"/>
        </w:rPr>
        <w:t xml:space="preserve">the </w:t>
      </w:r>
      <w:r>
        <w:rPr>
          <w:highlight w:val="none"/>
        </w:rPr>
        <w:t>7th Guangzhou Award</w:t>
      </w:r>
      <w:r>
        <w:rPr>
          <w:rFonts w:hint="eastAsia"/>
          <w:lang w:val="en-US" w:eastAsia="zh-CN"/>
        </w:rPr>
        <w:t xml:space="preserve"> </w:t>
      </w:r>
      <w:r>
        <w:t>has further strengthened the Award</w:t>
      </w:r>
      <w:r>
        <w:rPr>
          <w:rFonts w:hint="default"/>
          <w:lang w:val="en-US" w:eastAsia="zh-CN"/>
        </w:rPr>
        <w:t>’</w:t>
      </w:r>
      <w:r>
        <w:t xml:space="preserve">s alignment and collaboration with the global urban governance </w:t>
      </w:r>
      <w:r>
        <w:rPr>
          <w:rFonts w:hint="eastAsia"/>
          <w:lang w:val="en-US" w:eastAsia="zh-CN"/>
        </w:rPr>
        <w:t>system</w:t>
      </w:r>
      <w:r>
        <w:t>.</w:t>
      </w:r>
    </w:p>
    <w:p w14:paraId="1E3549A3">
      <w:pPr>
        <w:pStyle w:val="2"/>
        <w:keepNext w:val="0"/>
        <w:keepLines w:val="0"/>
        <w:widowControl/>
        <w:suppressLineNumbers w:val="0"/>
      </w:pPr>
      <w:r>
        <w:t>In December 2026,</w:t>
      </w:r>
      <w:r>
        <w:rPr>
          <w:rFonts w:hint="eastAsia"/>
          <w:lang w:val="en-US" w:eastAsia="zh-CN"/>
        </w:rPr>
        <w:t xml:space="preserve"> </w:t>
      </w:r>
      <w:r>
        <w:rPr>
          <w:highlight w:val="none"/>
        </w:rPr>
        <w:t>2026 Global Mayors</w:t>
      </w:r>
      <w:r>
        <w:rPr>
          <w:rFonts w:hint="default"/>
          <w:highlight w:val="none"/>
          <w:lang w:val="en-US" w:eastAsia="zh-CN"/>
        </w:rPr>
        <w:t>’</w:t>
      </w:r>
      <w:r>
        <w:rPr>
          <w:highlight w:val="none"/>
        </w:rPr>
        <w:t xml:space="preserve"> Forum</w:t>
      </w:r>
      <w:r>
        <w:rPr>
          <w:rFonts w:hint="eastAsia"/>
          <w:highlight w:val="none"/>
          <w:lang w:val="en-US" w:eastAsia="zh-CN"/>
        </w:rPr>
        <w:t xml:space="preserve"> </w:t>
      </w:r>
      <w:r>
        <w:t>and</w:t>
      </w:r>
      <w:r>
        <w:rPr>
          <w:highlight w:val="none"/>
        </w:rPr>
        <w:t xml:space="preserve"> </w:t>
      </w:r>
      <w:r>
        <w:rPr>
          <w:rFonts w:hint="eastAsia"/>
          <w:highlight w:val="none"/>
          <w:lang w:val="en-US" w:eastAsia="zh-CN"/>
        </w:rPr>
        <w:t xml:space="preserve">Award </w:t>
      </w:r>
      <w:r>
        <w:rPr>
          <w:highlight w:val="none"/>
        </w:rPr>
        <w:t>Ceremony</w:t>
      </w:r>
      <w:r>
        <w:rPr>
          <w:rFonts w:hint="eastAsia"/>
          <w:highlight w:val="none"/>
          <w:lang w:val="en-US" w:eastAsia="zh-CN"/>
        </w:rPr>
        <w:t xml:space="preserve"> of the 7th Guangzhou Award</w:t>
      </w:r>
      <w:r>
        <w:rPr>
          <w:highlight w:val="none"/>
        </w:rPr>
        <w:t xml:space="preserve"> </w:t>
      </w:r>
      <w:r>
        <w:t xml:space="preserve">will be held in Guangzhou, at which the final list of winning </w:t>
      </w:r>
      <w:r>
        <w:rPr>
          <w:rFonts w:hint="eastAsia"/>
          <w:lang w:val="en-US" w:eastAsia="zh-CN"/>
        </w:rPr>
        <w:t xml:space="preserve">initiatives </w:t>
      </w:r>
      <w:r>
        <w:t xml:space="preserve">of </w:t>
      </w:r>
      <w:r>
        <w:rPr>
          <w:rFonts w:hint="eastAsia"/>
          <w:highlight w:val="none"/>
          <w:lang w:val="en-US" w:eastAsia="zh-CN"/>
        </w:rPr>
        <w:t xml:space="preserve">the </w:t>
      </w:r>
      <w:r>
        <w:rPr>
          <w:highlight w:val="none"/>
        </w:rPr>
        <w:t>7th Guangzhou Award</w:t>
      </w:r>
      <w:r>
        <w:rPr>
          <w:rFonts w:hint="eastAsia"/>
          <w:highlight w:val="none"/>
          <w:lang w:val="en-US" w:eastAsia="zh-CN"/>
        </w:rPr>
        <w:t xml:space="preserve"> </w:t>
      </w:r>
      <w:r>
        <w:t>will be officially announced.</w:t>
      </w:r>
    </w:p>
    <w:p w14:paraId="2988FB7A">
      <w:pPr>
        <w:pStyle w:val="2"/>
        <w:keepNext w:val="0"/>
        <w:keepLines w:val="0"/>
        <w:widowControl/>
        <w:suppressLineNumbers w:val="0"/>
      </w:pPr>
      <w:r>
        <w:rPr>
          <w:rStyle w:val="6"/>
        </w:rPr>
        <w:t>(Appendix: List of Short</w:t>
      </w:r>
      <w:r>
        <w:rPr>
          <w:rStyle w:val="6"/>
          <w:rFonts w:hint="eastAsia"/>
          <w:lang w:val="en-US" w:eastAsia="zh-CN"/>
        </w:rPr>
        <w:t>-</w:t>
      </w:r>
      <w:r>
        <w:rPr>
          <w:rStyle w:val="6"/>
        </w:rPr>
        <w:t xml:space="preserve">listed </w:t>
      </w:r>
      <w:r>
        <w:rPr>
          <w:rStyle w:val="6"/>
          <w:rFonts w:hint="eastAsia"/>
          <w:lang w:val="en-US" w:eastAsia="zh-CN"/>
        </w:rPr>
        <w:t>Initiatives</w:t>
      </w:r>
      <w:r>
        <w:rPr>
          <w:rStyle w:val="6"/>
        </w:rPr>
        <w:t xml:space="preserve"> and </w:t>
      </w:r>
      <w:r>
        <w:rPr>
          <w:rStyle w:val="6"/>
          <w:rFonts w:hint="eastAsia"/>
          <w:lang w:val="en-US" w:eastAsia="zh-CN"/>
        </w:rPr>
        <w:t>E</w:t>
      </w:r>
      <w:r>
        <w:rPr>
          <w:rStyle w:val="6"/>
          <w:rFonts w:hint="eastAsia"/>
        </w:rPr>
        <w:t xml:space="preserve">xemplary </w:t>
      </w:r>
      <w:r>
        <w:rPr>
          <w:rStyle w:val="6"/>
          <w:rFonts w:hint="eastAsia"/>
          <w:lang w:val="en-US" w:eastAsia="zh-CN"/>
        </w:rPr>
        <w:t>Initiatives</w:t>
      </w:r>
      <w:r>
        <w:rPr>
          <w:rStyle w:val="6"/>
        </w:rPr>
        <w:t xml:space="preserve"> for </w:t>
      </w:r>
      <w:r>
        <w:rPr>
          <w:rStyle w:val="6"/>
          <w:rFonts w:hint="eastAsia"/>
          <w:lang w:val="en-US" w:eastAsia="zh-CN"/>
        </w:rPr>
        <w:t xml:space="preserve">the </w:t>
      </w:r>
      <w:r>
        <w:rPr>
          <w:rStyle w:val="6"/>
        </w:rPr>
        <w:t>7th Guangzhou Award)</w:t>
      </w:r>
    </w:p>
    <w:p w14:paraId="3082C0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34"/>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柯月怡">
    <w15:presenceInfo w15:providerId="WPS Office" w15:userId="709624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47F79"/>
    <w:rsid w:val="02CD7F87"/>
    <w:rsid w:val="035A2277"/>
    <w:rsid w:val="038F5D19"/>
    <w:rsid w:val="057C377D"/>
    <w:rsid w:val="05D13C9E"/>
    <w:rsid w:val="068A3C77"/>
    <w:rsid w:val="06FA3DEF"/>
    <w:rsid w:val="08B82244"/>
    <w:rsid w:val="09F743E5"/>
    <w:rsid w:val="0A721EAA"/>
    <w:rsid w:val="0ADE38FE"/>
    <w:rsid w:val="0BCE560B"/>
    <w:rsid w:val="0D0B4C27"/>
    <w:rsid w:val="0D6423CF"/>
    <w:rsid w:val="0E9B7DBA"/>
    <w:rsid w:val="12152F8F"/>
    <w:rsid w:val="12656690"/>
    <w:rsid w:val="151B4D60"/>
    <w:rsid w:val="15694E32"/>
    <w:rsid w:val="16082E04"/>
    <w:rsid w:val="16253372"/>
    <w:rsid w:val="166D68CC"/>
    <w:rsid w:val="16B6099A"/>
    <w:rsid w:val="189D786A"/>
    <w:rsid w:val="1C081D58"/>
    <w:rsid w:val="1C8C6544"/>
    <w:rsid w:val="1D042057"/>
    <w:rsid w:val="1E2571D5"/>
    <w:rsid w:val="1E786D7F"/>
    <w:rsid w:val="1EE11ECD"/>
    <w:rsid w:val="1F7A1DF2"/>
    <w:rsid w:val="1F8B4890"/>
    <w:rsid w:val="228F5F0E"/>
    <w:rsid w:val="25E065DF"/>
    <w:rsid w:val="27651060"/>
    <w:rsid w:val="28775E84"/>
    <w:rsid w:val="297D3601"/>
    <w:rsid w:val="29BC3E6A"/>
    <w:rsid w:val="29F95A00"/>
    <w:rsid w:val="2C343198"/>
    <w:rsid w:val="2D3D4DC3"/>
    <w:rsid w:val="2E114410"/>
    <w:rsid w:val="2EB3215A"/>
    <w:rsid w:val="2FCD4A4E"/>
    <w:rsid w:val="300761B5"/>
    <w:rsid w:val="300E2B8E"/>
    <w:rsid w:val="31F91C49"/>
    <w:rsid w:val="32FE5564"/>
    <w:rsid w:val="352D5BCD"/>
    <w:rsid w:val="3594672F"/>
    <w:rsid w:val="35EC6823"/>
    <w:rsid w:val="362E6A83"/>
    <w:rsid w:val="363A68CF"/>
    <w:rsid w:val="37B07013"/>
    <w:rsid w:val="39C447DE"/>
    <w:rsid w:val="39C82257"/>
    <w:rsid w:val="3BAE1BDB"/>
    <w:rsid w:val="3D41536A"/>
    <w:rsid w:val="3E8D1102"/>
    <w:rsid w:val="3FBF92C6"/>
    <w:rsid w:val="42984A4B"/>
    <w:rsid w:val="451D704F"/>
    <w:rsid w:val="461B1C23"/>
    <w:rsid w:val="46EE37D3"/>
    <w:rsid w:val="479902BE"/>
    <w:rsid w:val="493A7AB6"/>
    <w:rsid w:val="4966471F"/>
    <w:rsid w:val="4967691C"/>
    <w:rsid w:val="49C34A33"/>
    <w:rsid w:val="4B2779B2"/>
    <w:rsid w:val="4C435841"/>
    <w:rsid w:val="4C7E48DE"/>
    <w:rsid w:val="4D930C30"/>
    <w:rsid w:val="4DD471B1"/>
    <w:rsid w:val="4E273A9C"/>
    <w:rsid w:val="4F0D1CD5"/>
    <w:rsid w:val="4F483EC3"/>
    <w:rsid w:val="50DA1D03"/>
    <w:rsid w:val="50EB4A23"/>
    <w:rsid w:val="52427583"/>
    <w:rsid w:val="5253098E"/>
    <w:rsid w:val="54A966EC"/>
    <w:rsid w:val="54AA6B53"/>
    <w:rsid w:val="56501E2E"/>
    <w:rsid w:val="58563C90"/>
    <w:rsid w:val="5A1C60FC"/>
    <w:rsid w:val="5BC94BEF"/>
    <w:rsid w:val="5CEB1FD1"/>
    <w:rsid w:val="5E047F79"/>
    <w:rsid w:val="5EB033F0"/>
    <w:rsid w:val="5EFB03E4"/>
    <w:rsid w:val="5F7A64F0"/>
    <w:rsid w:val="5FE4753D"/>
    <w:rsid w:val="5FE61D4E"/>
    <w:rsid w:val="61B131B0"/>
    <w:rsid w:val="63E5460A"/>
    <w:rsid w:val="644A1BF1"/>
    <w:rsid w:val="683F463F"/>
    <w:rsid w:val="68525D70"/>
    <w:rsid w:val="69540C00"/>
    <w:rsid w:val="69B60FE6"/>
    <w:rsid w:val="6A5F216E"/>
    <w:rsid w:val="6A8D4045"/>
    <w:rsid w:val="6C16659E"/>
    <w:rsid w:val="6C413CF9"/>
    <w:rsid w:val="6E8421A4"/>
    <w:rsid w:val="6EE90BEF"/>
    <w:rsid w:val="6F332D93"/>
    <w:rsid w:val="6F4D0247"/>
    <w:rsid w:val="70BE45BB"/>
    <w:rsid w:val="758F7174"/>
    <w:rsid w:val="77BB4F5D"/>
    <w:rsid w:val="79454889"/>
    <w:rsid w:val="79837A84"/>
    <w:rsid w:val="79BD4C0D"/>
    <w:rsid w:val="7A2451CF"/>
    <w:rsid w:val="7A677956"/>
    <w:rsid w:val="7BB816DF"/>
    <w:rsid w:val="7C3242E3"/>
    <w:rsid w:val="7D847ACA"/>
    <w:rsid w:val="7DEF2F31"/>
    <w:rsid w:val="7F025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727</Words>
  <Characters>4235</Characters>
  <Lines>0</Lines>
  <Paragraphs>0</Paragraphs>
  <TotalTime>18</TotalTime>
  <ScaleCrop>false</ScaleCrop>
  <LinksUpToDate>false</LinksUpToDate>
  <CharactersWithSpaces>4950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2026-05-28T14:18:00Z</dcterms:created>
  <dc:creator>HCC的板砖</dc:creator>
  <cp:lastModifiedBy>柯月怡</cp:lastModifiedBy>
  <dcterms:modified xsi:type="dcterms:W3CDTF">2026-06-05T17:38:01Z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15C59192CE3D00BEEE8F226A26E114D7_43</vt:lpwstr>
  </property>
  <property fmtid="{D5CDD505-2E9C-101B-9397-08002B2CF9AE}" pid="4" name="KSOTemplateDocerSaveRecord">
    <vt:lpwstr>eyJoZGlkIjoiNjY1YTU0NjFjYjFmNDI2YjhmMjE0NTA0ZWZhOGQ1MDIiLCJ1c2VySWQiOiIxMjIzOTgyMzQ0In0=</vt:lpwstr>
  </property>
</Properties>
</file>